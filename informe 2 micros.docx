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7C5840" w14:textId="51C33205" w:rsidR="008D12F1" w:rsidRPr="00B370B6" w:rsidRDefault="00516085" w:rsidP="003910DD">
      <w:pPr>
        <w:pStyle w:val="Puesto"/>
        <w:framePr w:w="0" w:hSpace="0" w:vSpace="0" w:wrap="auto" w:vAnchor="margin" w:hAnchor="text" w:xAlign="left" w:yAlign="inline"/>
        <w:ind w:left="284"/>
        <w:rPr>
          <w:szCs w:val="22"/>
        </w:rPr>
      </w:pPr>
      <w:r>
        <w:rPr>
          <w:szCs w:val="22"/>
        </w:rPr>
        <w:t xml:space="preserve">Seguidor de línea con </w:t>
      </w:r>
      <w:proofErr w:type="spellStart"/>
      <w:r>
        <w:rPr>
          <w:szCs w:val="22"/>
        </w:rPr>
        <w:t>arduino</w:t>
      </w:r>
      <w:proofErr w:type="spellEnd"/>
      <w:r>
        <w:rPr>
          <w:szCs w:val="22"/>
        </w:rPr>
        <w:t xml:space="preserve"> </w:t>
      </w:r>
    </w:p>
    <w:p w14:paraId="4E753521" w14:textId="31219601" w:rsidR="008D12F1" w:rsidRPr="00516085" w:rsidRDefault="00516085" w:rsidP="00516085">
      <w:pPr>
        <w:pStyle w:val="Sinespaciado"/>
        <w:ind w:left="284"/>
        <w:jc w:val="center"/>
        <w:rPr>
          <w:sz w:val="20"/>
        </w:rPr>
      </w:pPr>
      <w:r>
        <w:rPr>
          <w:sz w:val="20"/>
        </w:rPr>
        <w:t xml:space="preserve">Andrés Felipe Veloz P, </w:t>
      </w:r>
      <w:r w:rsidRPr="00BE616F">
        <w:rPr>
          <w:sz w:val="20"/>
        </w:rPr>
        <w:t>Diana Marcela Á</w:t>
      </w:r>
      <w:r>
        <w:rPr>
          <w:sz w:val="20"/>
        </w:rPr>
        <w:t>lzate, Juan Sebastián Sánchez Vega</w:t>
      </w:r>
      <w:r w:rsidRPr="00BE616F">
        <w:rPr>
          <w:sz w:val="20"/>
        </w:rPr>
        <w:t xml:space="preserve">. </w:t>
      </w:r>
    </w:p>
    <w:p w14:paraId="01840856" w14:textId="77777777" w:rsidR="00A97B9B" w:rsidRPr="00B370B6" w:rsidRDefault="008D12F1" w:rsidP="003910DD">
      <w:pPr>
        <w:pStyle w:val="Sinespaciado"/>
        <w:ind w:left="284"/>
        <w:jc w:val="center"/>
        <w:rPr>
          <w:rFonts w:ascii="Times New Roman" w:hAnsi="Times New Roman" w:cs="Times New Roman"/>
        </w:rPr>
      </w:pPr>
      <w:r w:rsidRPr="00B370B6">
        <w:rPr>
          <w:rFonts w:ascii="Times New Roman" w:hAnsi="Times New Roman" w:cs="Times New Roman"/>
        </w:rPr>
        <w:t>Universidad Del Quindío, Facultad de ingeniería, Armenia-Quindío.</w:t>
      </w:r>
    </w:p>
    <w:p w14:paraId="41407A73" w14:textId="77777777" w:rsidR="00BE24D8" w:rsidRPr="00B370B6" w:rsidRDefault="00BE24D8" w:rsidP="003910DD">
      <w:pPr>
        <w:pStyle w:val="Sinespaciado"/>
        <w:ind w:left="284"/>
        <w:jc w:val="both"/>
        <w:rPr>
          <w:rFonts w:ascii="Times New Roman" w:hAnsi="Times New Roman" w:cs="Times New Roman"/>
        </w:rPr>
        <w:sectPr w:rsidR="00BE24D8" w:rsidRPr="00B370B6" w:rsidSect="00D44EE4">
          <w:headerReference w:type="default" r:id="rId8"/>
          <w:pgSz w:w="12240" w:h="15840"/>
          <w:pgMar w:top="1009" w:right="936" w:bottom="1009" w:left="936" w:header="708" w:footer="708" w:gutter="0"/>
          <w:cols w:space="708"/>
          <w:docGrid w:linePitch="360"/>
        </w:sectPr>
      </w:pPr>
    </w:p>
    <w:p w14:paraId="61A651E3" w14:textId="77777777" w:rsidR="00D44EE4" w:rsidRPr="00B370B6" w:rsidRDefault="00D44EE4" w:rsidP="003910DD">
      <w:pPr>
        <w:pStyle w:val="Sinespaciado"/>
        <w:ind w:left="284"/>
        <w:jc w:val="both"/>
        <w:rPr>
          <w:rFonts w:ascii="Times New Roman" w:hAnsi="Times New Roman" w:cs="Times New Roman"/>
        </w:rPr>
      </w:pPr>
    </w:p>
    <w:p w14:paraId="44A05B0A" w14:textId="77777777" w:rsidR="002C48E0" w:rsidRPr="00B370B6" w:rsidRDefault="002C48E0" w:rsidP="003910DD">
      <w:pPr>
        <w:pStyle w:val="Sinespaciado"/>
        <w:ind w:left="284"/>
        <w:jc w:val="both"/>
        <w:rPr>
          <w:rFonts w:ascii="Times New Roman" w:hAnsi="Times New Roman" w:cs="Times New Roman"/>
        </w:rPr>
        <w:sectPr w:rsidR="002C48E0" w:rsidRPr="00B370B6" w:rsidSect="00BE24D8">
          <w:type w:val="continuous"/>
          <w:pgSz w:w="12240" w:h="15840"/>
          <w:pgMar w:top="1009" w:right="936" w:bottom="1009" w:left="936" w:header="708" w:footer="708" w:gutter="0"/>
          <w:cols w:space="708"/>
          <w:docGrid w:linePitch="360"/>
        </w:sectPr>
      </w:pPr>
    </w:p>
    <w:p w14:paraId="56D165D9" w14:textId="3E5C6259" w:rsidR="004B31D4" w:rsidRPr="00C6136F" w:rsidRDefault="004B31D4" w:rsidP="003910DD">
      <w:pPr>
        <w:ind w:left="284"/>
        <w:jc w:val="both"/>
        <w:rPr>
          <w:rFonts w:ascii="Times New Roman" w:hAnsi="Times New Roman" w:cs="Times New Roman"/>
          <w:lang w:val="es-AR"/>
        </w:rPr>
      </w:pPr>
      <w:r w:rsidRPr="00C6136F">
        <w:rPr>
          <w:rFonts w:ascii="Times New Roman" w:hAnsi="Times New Roman" w:cs="Times New Roman"/>
          <w:b/>
          <w:i/>
          <w:iCs/>
        </w:rPr>
        <w:t>Resumen</w:t>
      </w:r>
      <w:r w:rsidRPr="00C6136F">
        <w:rPr>
          <w:rFonts w:ascii="Times New Roman" w:hAnsi="Times New Roman" w:cs="Times New Roman"/>
          <w:b/>
        </w:rPr>
        <w:t>—</w:t>
      </w:r>
      <w:r w:rsidR="00516085" w:rsidRPr="00C6136F">
        <w:rPr>
          <w:rFonts w:ascii="Times New Roman" w:hAnsi="Times New Roman" w:cs="Times New Roman"/>
          <w:i/>
        </w:rPr>
        <w:t xml:space="preserve">en el presente </w:t>
      </w:r>
      <w:r w:rsidR="00EE2902" w:rsidRPr="00C6136F">
        <w:rPr>
          <w:rFonts w:ascii="Times New Roman" w:hAnsi="Times New Roman" w:cs="Times New Roman"/>
          <w:i/>
        </w:rPr>
        <w:t>artículo</w:t>
      </w:r>
      <w:r w:rsidR="00516085" w:rsidRPr="00C6136F">
        <w:rPr>
          <w:rFonts w:ascii="Times New Roman" w:hAnsi="Times New Roman" w:cs="Times New Roman"/>
          <w:i/>
        </w:rPr>
        <w:t xml:space="preserve"> esta implementado en estado físico, simulado en </w:t>
      </w:r>
      <w:del w:id="0" w:author="Gerardo Lopez" w:date="2016-05-16T13:24:00Z">
        <w:r w:rsidR="00516085" w:rsidRPr="00C6136F" w:rsidDel="00211848">
          <w:rPr>
            <w:rFonts w:ascii="Times New Roman" w:hAnsi="Times New Roman" w:cs="Times New Roman"/>
            <w:i/>
          </w:rPr>
          <w:delText>proteus</w:delText>
        </w:r>
      </w:del>
      <w:ins w:id="1" w:author="Gerardo Lopez" w:date="2016-05-16T13:24:00Z">
        <w:r w:rsidR="00211848" w:rsidRPr="00C6136F">
          <w:rPr>
            <w:rFonts w:ascii="Times New Roman" w:hAnsi="Times New Roman" w:cs="Times New Roman"/>
            <w:i/>
          </w:rPr>
          <w:t>Proteus</w:t>
        </w:r>
      </w:ins>
      <w:r w:rsidR="00516085" w:rsidRPr="00C6136F">
        <w:rPr>
          <w:rFonts w:ascii="Times New Roman" w:hAnsi="Times New Roman" w:cs="Times New Roman"/>
          <w:i/>
        </w:rPr>
        <w:t xml:space="preserve"> y plataforma de programación en c de </w:t>
      </w:r>
      <w:del w:id="2" w:author="Gerardo Lopez" w:date="2016-05-16T13:24:00Z">
        <w:r w:rsidR="00516085" w:rsidRPr="00C6136F" w:rsidDel="00211848">
          <w:rPr>
            <w:rFonts w:ascii="Times New Roman" w:hAnsi="Times New Roman" w:cs="Times New Roman"/>
            <w:i/>
          </w:rPr>
          <w:delText>arduino</w:delText>
        </w:r>
      </w:del>
      <w:ins w:id="3" w:author="Gerardo Lopez" w:date="2016-05-16T13:24:00Z">
        <w:r w:rsidR="00211848" w:rsidRPr="00C6136F">
          <w:rPr>
            <w:rFonts w:ascii="Times New Roman" w:hAnsi="Times New Roman" w:cs="Times New Roman"/>
            <w:i/>
          </w:rPr>
          <w:t>Arduino</w:t>
        </w:r>
      </w:ins>
    </w:p>
    <w:p w14:paraId="3A3D2028" w14:textId="0A01F09F" w:rsidR="008D12F1" w:rsidRPr="00C6136F" w:rsidRDefault="008D12F1" w:rsidP="003910DD">
      <w:pPr>
        <w:ind w:left="284"/>
        <w:jc w:val="both"/>
        <w:rPr>
          <w:rFonts w:ascii="Times New Roman" w:hAnsi="Times New Roman" w:cs="Times New Roman"/>
          <w:b/>
          <w:lang w:val="es-AR"/>
        </w:rPr>
      </w:pPr>
      <w:r w:rsidRPr="00C6136F">
        <w:rPr>
          <w:rFonts w:ascii="Times New Roman" w:hAnsi="Times New Roman" w:cs="Times New Roman"/>
          <w:b/>
          <w:i/>
          <w:iCs/>
        </w:rPr>
        <w:t>Índice de términos</w:t>
      </w:r>
      <w:r w:rsidRPr="00C6136F">
        <w:rPr>
          <w:rFonts w:ascii="Times New Roman" w:hAnsi="Times New Roman" w:cs="Times New Roman"/>
        </w:rPr>
        <w:t>—</w:t>
      </w:r>
      <w:del w:id="4" w:author="Gerardo Lopez" w:date="2016-05-16T13:24:00Z">
        <w:r w:rsidR="007259DE" w:rsidRPr="00C6136F" w:rsidDel="00211848">
          <w:rPr>
            <w:rFonts w:ascii="Times New Roman" w:hAnsi="Times New Roman" w:cs="Times New Roman"/>
            <w:lang w:val="es-AR"/>
          </w:rPr>
          <w:delText>arduino</w:delText>
        </w:r>
      </w:del>
      <w:ins w:id="5" w:author="Gerardo Lopez" w:date="2016-05-16T13:24:00Z">
        <w:r w:rsidR="00211848" w:rsidRPr="00C6136F">
          <w:rPr>
            <w:rFonts w:ascii="Times New Roman" w:hAnsi="Times New Roman" w:cs="Times New Roman"/>
            <w:lang w:val="es-AR"/>
          </w:rPr>
          <w:t>Arduino</w:t>
        </w:r>
      </w:ins>
      <w:r w:rsidR="007259DE" w:rsidRPr="00C6136F">
        <w:rPr>
          <w:rFonts w:ascii="Times New Roman" w:hAnsi="Times New Roman" w:cs="Times New Roman"/>
          <w:lang w:val="es-AR"/>
        </w:rPr>
        <w:t xml:space="preserve">, código, </w:t>
      </w:r>
      <w:r w:rsidR="00EE2902" w:rsidRPr="00C6136F">
        <w:rPr>
          <w:rFonts w:ascii="Times New Roman" w:hAnsi="Times New Roman" w:cs="Times New Roman"/>
          <w:lang w:val="es-AR"/>
        </w:rPr>
        <w:t>moto reductor</w:t>
      </w:r>
      <w:r w:rsidR="007259DE" w:rsidRPr="00C6136F">
        <w:rPr>
          <w:rFonts w:ascii="Times New Roman" w:hAnsi="Times New Roman" w:cs="Times New Roman"/>
          <w:lang w:val="es-AR"/>
        </w:rPr>
        <w:t xml:space="preserve">, </w:t>
      </w:r>
    </w:p>
    <w:p w14:paraId="56076EB4" w14:textId="77777777" w:rsidR="002A4BD5" w:rsidRPr="00C6136F" w:rsidRDefault="002A4BD5" w:rsidP="003910DD">
      <w:pPr>
        <w:ind w:left="284"/>
        <w:jc w:val="both"/>
        <w:rPr>
          <w:rFonts w:ascii="Times New Roman" w:hAnsi="Times New Roman" w:cs="Times New Roman"/>
          <w:b/>
          <w:lang w:val="es-AR"/>
        </w:rPr>
      </w:pPr>
    </w:p>
    <w:p w14:paraId="762ED6DD" w14:textId="77777777" w:rsidR="00B36CDF" w:rsidRPr="00C6136F" w:rsidRDefault="00B36CDF" w:rsidP="003910DD">
      <w:pPr>
        <w:pStyle w:val="Ttulo1"/>
        <w:ind w:left="284"/>
        <w:rPr>
          <w:sz w:val="22"/>
          <w:szCs w:val="22"/>
        </w:rPr>
      </w:pPr>
      <w:r w:rsidRPr="00C6136F">
        <w:rPr>
          <w:sz w:val="22"/>
          <w:szCs w:val="22"/>
        </w:rPr>
        <w:t>Introducción</w:t>
      </w:r>
    </w:p>
    <w:p w14:paraId="6F681657" w14:textId="5308840A" w:rsidR="007259DE" w:rsidRDefault="00C6136F" w:rsidP="003910DD">
      <w:pPr>
        <w:ind w:left="284"/>
        <w:jc w:val="both"/>
        <w:rPr>
          <w:rFonts w:ascii="Times New Roman" w:hAnsi="Times New Roman" w:cs="Times New Roman"/>
          <w:lang w:val="es-ES"/>
        </w:rPr>
      </w:pPr>
      <w:r>
        <w:rPr>
          <w:rFonts w:ascii="Times New Roman" w:hAnsi="Times New Roman" w:cs="Times New Roman"/>
          <w:lang w:val="es-ES"/>
        </w:rPr>
        <w:t xml:space="preserve">Se </w:t>
      </w:r>
      <w:r w:rsidR="00EE2902">
        <w:rPr>
          <w:rFonts w:ascii="Times New Roman" w:hAnsi="Times New Roman" w:cs="Times New Roman"/>
          <w:lang w:val="es-ES"/>
        </w:rPr>
        <w:t>construyó</w:t>
      </w:r>
      <w:r>
        <w:rPr>
          <w:rFonts w:ascii="Times New Roman" w:hAnsi="Times New Roman" w:cs="Times New Roman"/>
          <w:lang w:val="es-ES"/>
        </w:rPr>
        <w:t xml:space="preserve"> desde la base un robot seguidor de línea que utiliza </w:t>
      </w:r>
      <w:proofErr w:type="spellStart"/>
      <w:r>
        <w:rPr>
          <w:rFonts w:ascii="Times New Roman" w:hAnsi="Times New Roman" w:cs="Times New Roman"/>
          <w:lang w:val="es-ES"/>
        </w:rPr>
        <w:t>arduino</w:t>
      </w:r>
      <w:proofErr w:type="spellEnd"/>
      <w:r>
        <w:rPr>
          <w:rFonts w:ascii="Times New Roman" w:hAnsi="Times New Roman" w:cs="Times New Roman"/>
          <w:lang w:val="es-ES"/>
        </w:rPr>
        <w:t xml:space="preserve"> como procesador de información, el cual se modela en la aplicación </w:t>
      </w:r>
      <w:proofErr w:type="spellStart"/>
      <w:r>
        <w:rPr>
          <w:rFonts w:ascii="Times New Roman" w:hAnsi="Times New Roman" w:cs="Times New Roman"/>
          <w:lang w:val="es-ES"/>
        </w:rPr>
        <w:t>proteus</w:t>
      </w:r>
      <w:proofErr w:type="spellEnd"/>
      <w:r>
        <w:rPr>
          <w:rFonts w:ascii="Times New Roman" w:hAnsi="Times New Roman" w:cs="Times New Roman"/>
          <w:lang w:val="es-ES"/>
        </w:rPr>
        <w:t xml:space="preserve"> </w:t>
      </w:r>
      <w:r w:rsidR="00686CB5">
        <w:rPr>
          <w:rFonts w:ascii="Times New Roman" w:hAnsi="Times New Roman" w:cs="Times New Roman"/>
          <w:lang w:val="es-ES"/>
        </w:rPr>
        <w:t>y la parte lógica e</w:t>
      </w:r>
      <w:r w:rsidR="00EE2902">
        <w:rPr>
          <w:rFonts w:ascii="Times New Roman" w:hAnsi="Times New Roman" w:cs="Times New Roman"/>
          <w:lang w:val="es-ES"/>
        </w:rPr>
        <w:t>n</w:t>
      </w:r>
      <w:r w:rsidR="00686CB5">
        <w:rPr>
          <w:rFonts w:ascii="Times New Roman" w:hAnsi="Times New Roman" w:cs="Times New Roman"/>
          <w:lang w:val="es-ES"/>
        </w:rPr>
        <w:t xml:space="preserve"> la plataforma de </w:t>
      </w:r>
      <w:proofErr w:type="spellStart"/>
      <w:r w:rsidR="00686CB5">
        <w:rPr>
          <w:rFonts w:ascii="Times New Roman" w:hAnsi="Times New Roman" w:cs="Times New Roman"/>
          <w:lang w:val="es-ES"/>
        </w:rPr>
        <w:t>arduino</w:t>
      </w:r>
      <w:proofErr w:type="spellEnd"/>
      <w:r w:rsidR="00686CB5">
        <w:rPr>
          <w:rFonts w:ascii="Times New Roman" w:hAnsi="Times New Roman" w:cs="Times New Roman"/>
          <w:lang w:val="es-ES"/>
        </w:rPr>
        <w:t xml:space="preserve"> uno.</w:t>
      </w:r>
    </w:p>
    <w:p w14:paraId="01DD9C6A" w14:textId="20200206" w:rsidR="00C6136F" w:rsidRPr="00B370B6" w:rsidRDefault="00686CB5" w:rsidP="00EE2902">
      <w:pPr>
        <w:ind w:left="284"/>
        <w:jc w:val="both"/>
        <w:rPr>
          <w:rFonts w:ascii="Times New Roman" w:hAnsi="Times New Roman" w:cs="Times New Roman"/>
          <w:lang w:val="es-ES"/>
        </w:rPr>
      </w:pPr>
      <w:r>
        <w:rPr>
          <w:rFonts w:ascii="Times New Roman" w:hAnsi="Times New Roman" w:cs="Times New Roman"/>
          <w:lang w:val="es-ES"/>
        </w:rPr>
        <w:t>Este diseño</w:t>
      </w:r>
      <w:r w:rsidR="005B7C43">
        <w:rPr>
          <w:rFonts w:ascii="Times New Roman" w:hAnsi="Times New Roman" w:cs="Times New Roman"/>
          <w:lang w:val="es-ES"/>
        </w:rPr>
        <w:t xml:space="preserve"> se </w:t>
      </w:r>
      <w:r w:rsidR="00EE2902">
        <w:rPr>
          <w:rFonts w:ascii="Times New Roman" w:hAnsi="Times New Roman" w:cs="Times New Roman"/>
          <w:lang w:val="es-ES"/>
        </w:rPr>
        <w:t>realizó</w:t>
      </w:r>
      <w:r w:rsidR="005B7C43">
        <w:rPr>
          <w:rFonts w:ascii="Times New Roman" w:hAnsi="Times New Roman" w:cs="Times New Roman"/>
          <w:lang w:val="es-ES"/>
        </w:rPr>
        <w:t xml:space="preserve"> </w:t>
      </w:r>
      <w:r w:rsidR="009216E1">
        <w:rPr>
          <w:rFonts w:ascii="Times New Roman" w:hAnsi="Times New Roman" w:cs="Times New Roman"/>
          <w:lang w:val="es-ES"/>
        </w:rPr>
        <w:t xml:space="preserve">utilizando las señales en el PWM para la conexión </w:t>
      </w:r>
      <w:r w:rsidR="00EE2902">
        <w:rPr>
          <w:rFonts w:ascii="Times New Roman" w:hAnsi="Times New Roman" w:cs="Times New Roman"/>
          <w:lang w:val="es-ES"/>
        </w:rPr>
        <w:t>de motores y las señales PID como el procesamiento para el seguimiento en la línea.</w:t>
      </w:r>
    </w:p>
    <w:p w14:paraId="2A2F46BC" w14:textId="77777777" w:rsidR="005A1B59" w:rsidRPr="00B370B6" w:rsidRDefault="005A1B59" w:rsidP="003910DD">
      <w:pPr>
        <w:pStyle w:val="Ttulo1"/>
        <w:ind w:left="284"/>
        <w:rPr>
          <w:sz w:val="22"/>
          <w:szCs w:val="22"/>
        </w:rPr>
      </w:pPr>
      <w:r w:rsidRPr="00B370B6">
        <w:rPr>
          <w:sz w:val="22"/>
          <w:szCs w:val="22"/>
        </w:rPr>
        <w:t>marco teórico.</w:t>
      </w:r>
    </w:p>
    <w:p w14:paraId="50A8186A" w14:textId="61ED43F2" w:rsidR="008A3E79" w:rsidRDefault="008A3E79" w:rsidP="00953905">
      <w:pPr>
        <w:ind w:left="284"/>
        <w:jc w:val="both"/>
        <w:rPr>
          <w:rFonts w:ascii="Times New Roman" w:hAnsi="Times New Roman" w:cs="Times New Roman"/>
          <w:lang w:val="es-ES"/>
        </w:rPr>
      </w:pPr>
      <w:r w:rsidRPr="008A3E79">
        <w:rPr>
          <w:rFonts w:ascii="Times New Roman" w:hAnsi="Times New Roman" w:cs="Times New Roman"/>
          <w:lang w:val="es-ES"/>
        </w:rPr>
        <w:t xml:space="preserve">Un controlador PID (Proporcional Integrativo Derivativo) es un mecanismo de control </w:t>
      </w:r>
      <w:del w:id="6" w:author="Gerardo Lopez" w:date="2016-05-16T13:24:00Z">
        <w:r w:rsidRPr="008A3E79" w:rsidDel="00211848">
          <w:rPr>
            <w:rFonts w:ascii="Times New Roman" w:hAnsi="Times New Roman" w:cs="Times New Roman"/>
            <w:lang w:val="es-ES"/>
          </w:rPr>
          <w:delText>generico</w:delText>
        </w:r>
      </w:del>
      <w:ins w:id="7" w:author="Gerardo Lopez" w:date="2016-05-16T13:24:00Z">
        <w:r w:rsidR="00211848" w:rsidRPr="008A3E79">
          <w:rPr>
            <w:rFonts w:ascii="Times New Roman" w:hAnsi="Times New Roman" w:cs="Times New Roman"/>
            <w:lang w:val="es-ES"/>
          </w:rPr>
          <w:t>genérico</w:t>
        </w:r>
      </w:ins>
      <w:r w:rsidRPr="008A3E79">
        <w:rPr>
          <w:rFonts w:ascii="Times New Roman" w:hAnsi="Times New Roman" w:cs="Times New Roman"/>
          <w:lang w:val="es-ES"/>
        </w:rPr>
        <w:t xml:space="preserve"> sobre una realimentación de bucle cerrado, ampliamente usado en la industria para el control de sistemas. El PID es un sistema al que le entra un error calculado a partir de la salida deseada menos la salida obtenida y su salida es utilizada como entrada en el sistema que queremos controlar. El controlador intenta minimizar el error ajustando la entrada del sistema.</w:t>
      </w:r>
    </w:p>
    <w:p w14:paraId="5BBD8BF3" w14:textId="146E5324" w:rsidR="008A3E79" w:rsidRPr="008A3E79" w:rsidRDefault="008A3E79" w:rsidP="008A3E79">
      <w:pPr>
        <w:ind w:left="284"/>
        <w:jc w:val="both"/>
        <w:rPr>
          <w:rFonts w:ascii="Times New Roman" w:hAnsi="Times New Roman" w:cs="Times New Roman"/>
          <w:lang w:val="es-ES"/>
        </w:rPr>
      </w:pPr>
      <w:r>
        <w:rPr>
          <w:noProof/>
          <w:lang w:eastAsia="es-CO"/>
        </w:rPr>
        <w:drawing>
          <wp:inline distT="0" distB="0" distL="0" distR="0" wp14:anchorId="78BB7932" wp14:editId="5F56EA0A">
            <wp:extent cx="3066462" cy="1552575"/>
            <wp:effectExtent l="0" t="0" r="635" b="0"/>
            <wp:docPr id="24" name="Imagen 24" descr="external image p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ternal image pi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7332" cy="1553015"/>
                    </a:xfrm>
                    <a:prstGeom prst="rect">
                      <a:avLst/>
                    </a:prstGeom>
                    <a:noFill/>
                    <a:ln>
                      <a:noFill/>
                    </a:ln>
                  </pic:spPr>
                </pic:pic>
              </a:graphicData>
            </a:graphic>
          </wp:inline>
        </w:drawing>
      </w:r>
    </w:p>
    <w:p w14:paraId="12291EDC" w14:textId="79C23F33" w:rsidR="008A3E79" w:rsidRPr="00953905" w:rsidRDefault="00953905" w:rsidP="008A3E79">
      <w:pPr>
        <w:ind w:left="284"/>
        <w:jc w:val="both"/>
        <w:rPr>
          <w:rFonts w:ascii="Times New Roman" w:hAnsi="Times New Roman" w:cs="Times New Roman"/>
          <w:b/>
          <w:sz w:val="18"/>
          <w:lang w:val="es-ES"/>
        </w:rPr>
      </w:pPr>
      <w:r w:rsidRPr="00953905">
        <w:rPr>
          <w:rFonts w:ascii="Times New Roman" w:hAnsi="Times New Roman" w:cs="Times New Roman"/>
          <w:b/>
          <w:sz w:val="18"/>
          <w:lang w:val="es-ES"/>
        </w:rPr>
        <w:t>Figura. Nº1. Control general del PID.</w:t>
      </w:r>
    </w:p>
    <w:p w14:paraId="4E91930C" w14:textId="547F8967" w:rsidR="008A3E79" w:rsidRPr="008A3E79" w:rsidRDefault="008A3E79" w:rsidP="008A3E79">
      <w:pPr>
        <w:ind w:left="284"/>
        <w:jc w:val="both"/>
        <w:rPr>
          <w:rFonts w:ascii="Times New Roman" w:hAnsi="Times New Roman" w:cs="Times New Roman"/>
          <w:lang w:val="es-ES"/>
        </w:rPr>
      </w:pPr>
      <w:r w:rsidRPr="008A3E79">
        <w:rPr>
          <w:rFonts w:ascii="Times New Roman" w:hAnsi="Times New Roman" w:cs="Times New Roman"/>
          <w:lang w:val="es-ES"/>
        </w:rPr>
        <w:t xml:space="preserve">El controlador PID viene determinado por tres </w:t>
      </w:r>
      <w:del w:id="8" w:author="Gerardo Lopez" w:date="2016-05-16T13:24:00Z">
        <w:r w:rsidRPr="008A3E79" w:rsidDel="00211848">
          <w:rPr>
            <w:rFonts w:ascii="Times New Roman" w:hAnsi="Times New Roman" w:cs="Times New Roman"/>
            <w:lang w:val="es-ES"/>
          </w:rPr>
          <w:delText>parametros</w:delText>
        </w:r>
      </w:del>
      <w:ins w:id="9" w:author="Gerardo Lopez" w:date="2016-05-16T13:24:00Z">
        <w:r w:rsidR="00211848" w:rsidRPr="008A3E79">
          <w:rPr>
            <w:rFonts w:ascii="Times New Roman" w:hAnsi="Times New Roman" w:cs="Times New Roman"/>
            <w:lang w:val="es-ES"/>
          </w:rPr>
          <w:t>parámetros</w:t>
        </w:r>
      </w:ins>
      <w:r w:rsidRPr="008A3E79">
        <w:rPr>
          <w:rFonts w:ascii="Times New Roman" w:hAnsi="Times New Roman" w:cs="Times New Roman"/>
          <w:lang w:val="es-ES"/>
        </w:rPr>
        <w:t xml:space="preserve">: el proporcional, el integral y el derivativo. Dependiendo de la modalidad del controlador alguno de estos valores puede ser 0, por ejemplo un controlador Proporcional </w:t>
      </w:r>
      <w:del w:id="10" w:author="Gerardo Lopez" w:date="2016-05-16T13:24:00Z">
        <w:r w:rsidRPr="008A3E79" w:rsidDel="00211848">
          <w:rPr>
            <w:rFonts w:ascii="Times New Roman" w:hAnsi="Times New Roman" w:cs="Times New Roman"/>
            <w:lang w:val="es-ES"/>
          </w:rPr>
          <w:delText>tendra</w:delText>
        </w:r>
      </w:del>
      <w:ins w:id="11" w:author="Gerardo Lopez" w:date="2016-05-16T13:24:00Z">
        <w:r w:rsidR="00211848" w:rsidRPr="008A3E79">
          <w:rPr>
            <w:rFonts w:ascii="Times New Roman" w:hAnsi="Times New Roman" w:cs="Times New Roman"/>
            <w:lang w:val="es-ES"/>
          </w:rPr>
          <w:t>tendrá</w:t>
        </w:r>
      </w:ins>
      <w:r w:rsidRPr="008A3E79">
        <w:rPr>
          <w:rFonts w:ascii="Times New Roman" w:hAnsi="Times New Roman" w:cs="Times New Roman"/>
          <w:lang w:val="es-ES"/>
        </w:rPr>
        <w:t xml:space="preserve"> el integral y el derivativo a 0 y un controlador PI solo el derivativo </w:t>
      </w:r>
      <w:proofErr w:type="spellStart"/>
      <w:r w:rsidRPr="008A3E79">
        <w:rPr>
          <w:rFonts w:ascii="Times New Roman" w:hAnsi="Times New Roman" w:cs="Times New Roman"/>
          <w:lang w:val="es-ES"/>
        </w:rPr>
        <w:t>sera</w:t>
      </w:r>
      <w:proofErr w:type="spellEnd"/>
      <w:r w:rsidRPr="008A3E79">
        <w:rPr>
          <w:rFonts w:ascii="Times New Roman" w:hAnsi="Times New Roman" w:cs="Times New Roman"/>
          <w:lang w:val="es-ES"/>
        </w:rPr>
        <w:t xml:space="preserve"> 0, etc. Cada uno de estos </w:t>
      </w:r>
      <w:proofErr w:type="spellStart"/>
      <w:r w:rsidRPr="008A3E79">
        <w:rPr>
          <w:rFonts w:ascii="Times New Roman" w:hAnsi="Times New Roman" w:cs="Times New Roman"/>
          <w:lang w:val="es-ES"/>
        </w:rPr>
        <w:t>parametros</w:t>
      </w:r>
      <w:proofErr w:type="spellEnd"/>
      <w:r w:rsidRPr="008A3E79">
        <w:rPr>
          <w:rFonts w:ascii="Times New Roman" w:hAnsi="Times New Roman" w:cs="Times New Roman"/>
          <w:lang w:val="es-ES"/>
        </w:rPr>
        <w:t xml:space="preserve"> influye en mayor medida sobre alguna </w:t>
      </w:r>
      <w:del w:id="12" w:author="Gerardo Lopez" w:date="2016-05-16T13:24:00Z">
        <w:r w:rsidRPr="008A3E79" w:rsidDel="00211848">
          <w:rPr>
            <w:rFonts w:ascii="Times New Roman" w:hAnsi="Times New Roman" w:cs="Times New Roman"/>
            <w:lang w:val="es-ES"/>
          </w:rPr>
          <w:delText>caracteristica</w:delText>
        </w:r>
      </w:del>
      <w:ins w:id="13" w:author="Gerardo Lopez" w:date="2016-05-16T13:24:00Z">
        <w:r w:rsidR="00211848" w:rsidRPr="008A3E79">
          <w:rPr>
            <w:rFonts w:ascii="Times New Roman" w:hAnsi="Times New Roman" w:cs="Times New Roman"/>
            <w:lang w:val="es-ES"/>
          </w:rPr>
          <w:t>característica</w:t>
        </w:r>
      </w:ins>
      <w:r w:rsidRPr="008A3E79">
        <w:rPr>
          <w:rFonts w:ascii="Times New Roman" w:hAnsi="Times New Roman" w:cs="Times New Roman"/>
          <w:lang w:val="es-ES"/>
        </w:rPr>
        <w:t xml:space="preserve"> de la salida (tiempo de establecimiento, </w:t>
      </w:r>
      <w:proofErr w:type="spellStart"/>
      <w:r w:rsidRPr="008A3E79">
        <w:rPr>
          <w:rFonts w:ascii="Times New Roman" w:hAnsi="Times New Roman" w:cs="Times New Roman"/>
          <w:lang w:val="es-ES"/>
        </w:rPr>
        <w:t>sobreoscilacion</w:t>
      </w:r>
      <w:proofErr w:type="spellEnd"/>
      <w:r w:rsidRPr="008A3E79">
        <w:rPr>
          <w:rFonts w:ascii="Times New Roman" w:hAnsi="Times New Roman" w:cs="Times New Roman"/>
          <w:lang w:val="es-ES"/>
        </w:rPr>
        <w:t xml:space="preserve">,...) pero </w:t>
      </w:r>
      <w:del w:id="14" w:author="Gerardo Lopez" w:date="2016-05-16T13:24:00Z">
        <w:r w:rsidRPr="008A3E79" w:rsidDel="00211848">
          <w:rPr>
            <w:rFonts w:ascii="Times New Roman" w:hAnsi="Times New Roman" w:cs="Times New Roman"/>
            <w:lang w:val="es-ES"/>
          </w:rPr>
          <w:delText>tambien</w:delText>
        </w:r>
      </w:del>
      <w:ins w:id="15" w:author="Gerardo Lopez" w:date="2016-05-16T13:24:00Z">
        <w:r w:rsidR="00211848" w:rsidRPr="008A3E79">
          <w:rPr>
            <w:rFonts w:ascii="Times New Roman" w:hAnsi="Times New Roman" w:cs="Times New Roman"/>
            <w:lang w:val="es-ES"/>
          </w:rPr>
          <w:t>también</w:t>
        </w:r>
      </w:ins>
      <w:r w:rsidRPr="008A3E79">
        <w:rPr>
          <w:rFonts w:ascii="Times New Roman" w:hAnsi="Times New Roman" w:cs="Times New Roman"/>
          <w:lang w:val="es-ES"/>
        </w:rPr>
        <w:t xml:space="preserve"> influye sobre las </w:t>
      </w:r>
      <w:proofErr w:type="spellStart"/>
      <w:r w:rsidRPr="008A3E79">
        <w:rPr>
          <w:rFonts w:ascii="Times New Roman" w:hAnsi="Times New Roman" w:cs="Times New Roman"/>
          <w:lang w:val="es-ES"/>
        </w:rPr>
        <w:t>demas</w:t>
      </w:r>
      <w:proofErr w:type="spellEnd"/>
      <w:r w:rsidRPr="008A3E79">
        <w:rPr>
          <w:rFonts w:ascii="Times New Roman" w:hAnsi="Times New Roman" w:cs="Times New Roman"/>
          <w:lang w:val="es-ES"/>
        </w:rPr>
        <w:t xml:space="preserve">, por lo que por mucho que ajustemos no </w:t>
      </w:r>
      <w:proofErr w:type="spellStart"/>
      <w:r w:rsidRPr="008A3E79">
        <w:rPr>
          <w:rFonts w:ascii="Times New Roman" w:hAnsi="Times New Roman" w:cs="Times New Roman"/>
          <w:lang w:val="es-ES"/>
        </w:rPr>
        <w:t>encontrariamos</w:t>
      </w:r>
      <w:proofErr w:type="spellEnd"/>
      <w:r w:rsidRPr="008A3E79">
        <w:rPr>
          <w:rFonts w:ascii="Times New Roman" w:hAnsi="Times New Roman" w:cs="Times New Roman"/>
          <w:lang w:val="es-ES"/>
        </w:rPr>
        <w:t xml:space="preserve"> un PID que redujera el tiempo de establecimiento a 0, la </w:t>
      </w:r>
      <w:proofErr w:type="spellStart"/>
      <w:r w:rsidRPr="008A3E79">
        <w:rPr>
          <w:rFonts w:ascii="Times New Roman" w:hAnsi="Times New Roman" w:cs="Times New Roman"/>
          <w:lang w:val="es-ES"/>
        </w:rPr>
        <w:t>sobreoscilacion</w:t>
      </w:r>
      <w:proofErr w:type="spellEnd"/>
      <w:r w:rsidRPr="008A3E79">
        <w:rPr>
          <w:rFonts w:ascii="Times New Roman" w:hAnsi="Times New Roman" w:cs="Times New Roman"/>
          <w:lang w:val="es-ES"/>
        </w:rPr>
        <w:t xml:space="preserve"> a 0, el error a 0,... sino que se trata </w:t>
      </w:r>
      <w:proofErr w:type="spellStart"/>
      <w:r w:rsidRPr="008A3E79">
        <w:rPr>
          <w:rFonts w:ascii="Times New Roman" w:hAnsi="Times New Roman" w:cs="Times New Roman"/>
          <w:lang w:val="es-ES"/>
        </w:rPr>
        <w:t>mas</w:t>
      </w:r>
      <w:proofErr w:type="spellEnd"/>
      <w:r w:rsidRPr="008A3E79">
        <w:rPr>
          <w:rFonts w:ascii="Times New Roman" w:hAnsi="Times New Roman" w:cs="Times New Roman"/>
          <w:lang w:val="es-ES"/>
        </w:rPr>
        <w:t xml:space="preserve"> de ajustarlo a un </w:t>
      </w:r>
      <w:del w:id="16" w:author="Gerardo Lopez" w:date="2016-05-16T13:24:00Z">
        <w:r w:rsidRPr="008A3E79" w:rsidDel="00211848">
          <w:rPr>
            <w:rFonts w:ascii="Times New Roman" w:hAnsi="Times New Roman" w:cs="Times New Roman"/>
            <w:lang w:val="es-ES"/>
          </w:rPr>
          <w:delText>termino</w:delText>
        </w:r>
      </w:del>
      <w:ins w:id="17" w:author="Gerardo Lopez" w:date="2016-05-16T13:24:00Z">
        <w:r w:rsidR="00211848" w:rsidRPr="008A3E79">
          <w:rPr>
            <w:rFonts w:ascii="Times New Roman" w:hAnsi="Times New Roman" w:cs="Times New Roman"/>
            <w:lang w:val="es-ES"/>
          </w:rPr>
          <w:t>término</w:t>
        </w:r>
      </w:ins>
      <w:r w:rsidRPr="008A3E79">
        <w:rPr>
          <w:rFonts w:ascii="Times New Roman" w:hAnsi="Times New Roman" w:cs="Times New Roman"/>
          <w:lang w:val="es-ES"/>
        </w:rPr>
        <w:t xml:space="preserve"> medio cumpliendo las especificaciones requeridas.</w:t>
      </w:r>
    </w:p>
    <w:p w14:paraId="41C304E2" w14:textId="77777777" w:rsidR="008A3E79" w:rsidRPr="008A3E79" w:rsidRDefault="008A3E79" w:rsidP="008A3E79">
      <w:pPr>
        <w:ind w:left="284"/>
        <w:jc w:val="both"/>
        <w:rPr>
          <w:rFonts w:ascii="Times New Roman" w:hAnsi="Times New Roman" w:cs="Times New Roman"/>
          <w:lang w:val="es-ES"/>
        </w:rPr>
      </w:pPr>
    </w:p>
    <w:p w14:paraId="719F1D8D" w14:textId="77777777" w:rsidR="008A3E79" w:rsidRPr="008A3E79" w:rsidRDefault="008A3E79" w:rsidP="008A3E79">
      <w:pPr>
        <w:ind w:left="284"/>
        <w:jc w:val="both"/>
        <w:rPr>
          <w:rFonts w:ascii="Times New Roman" w:hAnsi="Times New Roman" w:cs="Times New Roman"/>
          <w:b/>
          <w:lang w:val="es-ES"/>
        </w:rPr>
      </w:pPr>
      <w:r w:rsidRPr="008A3E79">
        <w:rPr>
          <w:rFonts w:ascii="Times New Roman" w:hAnsi="Times New Roman" w:cs="Times New Roman"/>
          <w:b/>
          <w:lang w:val="es-ES"/>
        </w:rPr>
        <w:t>Acción proporcional</w:t>
      </w:r>
    </w:p>
    <w:p w14:paraId="003DA70F" w14:textId="77777777" w:rsidR="008A3E79" w:rsidRPr="008A3E79" w:rsidRDefault="008A3E79" w:rsidP="008A3E79">
      <w:pPr>
        <w:ind w:left="284"/>
        <w:jc w:val="both"/>
        <w:rPr>
          <w:rFonts w:ascii="Times New Roman" w:hAnsi="Times New Roman" w:cs="Times New Roman"/>
          <w:lang w:val="es-ES"/>
        </w:rPr>
      </w:pPr>
      <w:r w:rsidRPr="008A3E79">
        <w:rPr>
          <w:rFonts w:ascii="Times New Roman" w:hAnsi="Times New Roman" w:cs="Times New Roman"/>
          <w:lang w:val="es-ES"/>
        </w:rPr>
        <w:t>La respuesta proporcional es la base de los tres modos de control, si los otros dos, control integral y control derivativo están presentes, éstos son sumados a la respuesta proporcional. “Proporcional” significa que el cambio presente en la salida del controlador es algún múltiplo del porcentaje del cambio en la medición.</w:t>
      </w:r>
    </w:p>
    <w:p w14:paraId="583E8F3D" w14:textId="77777777" w:rsidR="008A3E79" w:rsidRPr="008A3E79" w:rsidRDefault="008A3E79" w:rsidP="008A3E79">
      <w:pPr>
        <w:ind w:left="284"/>
        <w:jc w:val="both"/>
        <w:rPr>
          <w:rFonts w:ascii="Times New Roman" w:hAnsi="Times New Roman" w:cs="Times New Roman"/>
          <w:lang w:val="es-ES"/>
        </w:rPr>
      </w:pPr>
      <w:r w:rsidRPr="008A3E79">
        <w:rPr>
          <w:rFonts w:ascii="Times New Roman" w:hAnsi="Times New Roman" w:cs="Times New Roman"/>
          <w:lang w:val="es-ES"/>
        </w:rPr>
        <w:t>Este múltiplo es llamado “ganancia” del controlador. Para algunos controladores, la acción proporcional es ajustada por medio de tal ajuste de ganancia, mientras que para otros se usa una “banda proporcional”. Ambos tienen los mismos propósitos y efectos.</w:t>
      </w:r>
    </w:p>
    <w:p w14:paraId="7309F81E" w14:textId="77777777" w:rsidR="008A3E79" w:rsidRPr="008A3E79" w:rsidRDefault="008A3E79" w:rsidP="008A3E79">
      <w:pPr>
        <w:ind w:left="284"/>
        <w:jc w:val="both"/>
        <w:rPr>
          <w:rFonts w:ascii="Times New Roman" w:hAnsi="Times New Roman" w:cs="Times New Roman"/>
          <w:lang w:val="es-ES"/>
        </w:rPr>
      </w:pPr>
    </w:p>
    <w:p w14:paraId="608080C5" w14:textId="77777777" w:rsidR="008A3E79" w:rsidRPr="00953905" w:rsidRDefault="008A3E79" w:rsidP="008A3E79">
      <w:pPr>
        <w:ind w:left="284"/>
        <w:jc w:val="both"/>
        <w:rPr>
          <w:rFonts w:ascii="Times New Roman" w:hAnsi="Times New Roman" w:cs="Times New Roman"/>
          <w:b/>
          <w:lang w:val="es-ES"/>
        </w:rPr>
      </w:pPr>
      <w:r w:rsidRPr="00953905">
        <w:rPr>
          <w:rFonts w:ascii="Times New Roman" w:hAnsi="Times New Roman" w:cs="Times New Roman"/>
          <w:b/>
          <w:lang w:val="es-ES"/>
        </w:rPr>
        <w:t>Acción integral</w:t>
      </w:r>
    </w:p>
    <w:p w14:paraId="3CD8F8BB" w14:textId="77777777" w:rsidR="008A3E79" w:rsidRPr="008A3E79" w:rsidRDefault="008A3E79" w:rsidP="008A3E79">
      <w:pPr>
        <w:ind w:left="284"/>
        <w:jc w:val="both"/>
        <w:rPr>
          <w:rFonts w:ascii="Times New Roman" w:hAnsi="Times New Roman" w:cs="Times New Roman"/>
          <w:lang w:val="es-ES"/>
        </w:rPr>
      </w:pPr>
      <w:r w:rsidRPr="008A3E79">
        <w:rPr>
          <w:rFonts w:ascii="Times New Roman" w:hAnsi="Times New Roman" w:cs="Times New Roman"/>
          <w:lang w:val="es-ES"/>
        </w:rPr>
        <w:t>La acción integral da una respuesta proporcional a la integral del error. Esta acción elimina el error en régimen estacionario, provocado por el modo proporcional. Por contra, se obtiene un mayor tiempo de establecimiento, una respuesta más lenta y el periodo de oscilación es mayor que en el caso de la acción proporcional.</w:t>
      </w:r>
    </w:p>
    <w:p w14:paraId="6ACAFEBD" w14:textId="77777777" w:rsidR="008A3E79" w:rsidRPr="008A3E79" w:rsidRDefault="008A3E79" w:rsidP="008A3E79">
      <w:pPr>
        <w:ind w:left="284"/>
        <w:jc w:val="both"/>
        <w:rPr>
          <w:rFonts w:ascii="Times New Roman" w:hAnsi="Times New Roman" w:cs="Times New Roman"/>
          <w:lang w:val="es-ES"/>
        </w:rPr>
      </w:pPr>
    </w:p>
    <w:p w14:paraId="089B8C94" w14:textId="77777777" w:rsidR="008A3E79" w:rsidRPr="00953905" w:rsidRDefault="008A3E79" w:rsidP="00D4516D">
      <w:pPr>
        <w:jc w:val="both"/>
        <w:rPr>
          <w:rFonts w:ascii="Times New Roman" w:hAnsi="Times New Roman" w:cs="Times New Roman"/>
          <w:b/>
          <w:lang w:val="es-ES"/>
        </w:rPr>
      </w:pPr>
      <w:r w:rsidRPr="00953905">
        <w:rPr>
          <w:rFonts w:ascii="Times New Roman" w:hAnsi="Times New Roman" w:cs="Times New Roman"/>
          <w:b/>
          <w:lang w:val="es-ES"/>
        </w:rPr>
        <w:t>Acción derivativa</w:t>
      </w:r>
    </w:p>
    <w:p w14:paraId="30A4C532" w14:textId="1C0883FB" w:rsidR="008A3E79" w:rsidRPr="008A3E79" w:rsidRDefault="008A3E79" w:rsidP="00D4516D">
      <w:pPr>
        <w:jc w:val="both"/>
        <w:rPr>
          <w:rFonts w:ascii="Times New Roman" w:hAnsi="Times New Roman" w:cs="Times New Roman"/>
          <w:lang w:val="es-ES"/>
        </w:rPr>
      </w:pPr>
      <w:r w:rsidRPr="008A3E79">
        <w:rPr>
          <w:rFonts w:ascii="Times New Roman" w:hAnsi="Times New Roman" w:cs="Times New Roman"/>
          <w:lang w:val="es-ES"/>
        </w:rPr>
        <w:t xml:space="preserve">La acción derivativa da una respuesta proporcional a la derivada del error (velocidad de cambio del error). Añadiendo esta acción de control a las anteriores se disminuye </w:t>
      </w:r>
      <w:r w:rsidR="00D4516D">
        <w:rPr>
          <w:rFonts w:ascii="Times New Roman" w:hAnsi="Times New Roman" w:cs="Times New Roman"/>
          <w:lang w:val="es-ES"/>
        </w:rPr>
        <w:t xml:space="preserve">el exceso de </w:t>
      </w:r>
      <w:proofErr w:type="spellStart"/>
      <w:r w:rsidR="00D4516D">
        <w:rPr>
          <w:rFonts w:ascii="Times New Roman" w:hAnsi="Times New Roman" w:cs="Times New Roman"/>
          <w:lang w:val="es-ES"/>
        </w:rPr>
        <w:t>sobreoscilaciones</w:t>
      </w:r>
      <w:proofErr w:type="spellEnd"/>
      <w:r w:rsidR="00D4516D">
        <w:rPr>
          <w:rFonts w:ascii="Times New Roman" w:hAnsi="Times New Roman" w:cs="Times New Roman"/>
          <w:lang w:val="es-ES"/>
        </w:rPr>
        <w:t>.</w:t>
      </w:r>
    </w:p>
    <w:p w14:paraId="72B951E4" w14:textId="511E4123" w:rsidR="004870FD" w:rsidRDefault="008A3E79" w:rsidP="00D4516D">
      <w:pPr>
        <w:jc w:val="both"/>
        <w:rPr>
          <w:rFonts w:ascii="Times New Roman" w:hAnsi="Times New Roman" w:cs="Times New Roman"/>
          <w:lang w:val="es-ES"/>
        </w:rPr>
      </w:pPr>
      <w:r w:rsidRPr="008A3E79">
        <w:rPr>
          <w:rFonts w:ascii="Times New Roman" w:hAnsi="Times New Roman" w:cs="Times New Roman"/>
          <w:lang w:val="es-ES"/>
        </w:rPr>
        <w:t xml:space="preserve">Existen diversos </w:t>
      </w:r>
      <w:r w:rsidR="00A01108" w:rsidRPr="008A3E79">
        <w:rPr>
          <w:rFonts w:ascii="Times New Roman" w:hAnsi="Times New Roman" w:cs="Times New Roman"/>
          <w:lang w:val="es-ES"/>
        </w:rPr>
        <w:t>métodos</w:t>
      </w:r>
      <w:r w:rsidRPr="008A3E79">
        <w:rPr>
          <w:rFonts w:ascii="Times New Roman" w:hAnsi="Times New Roman" w:cs="Times New Roman"/>
          <w:lang w:val="es-ES"/>
        </w:rPr>
        <w:t xml:space="preserve"> de ajuste para controladores PID pero ninguno de ellos nos garantiza que siempre encuentre un PID que haga estable el sistema. Por lo que el </w:t>
      </w:r>
      <w:del w:id="18" w:author="Gerardo Lopez" w:date="2016-05-16T13:25:00Z">
        <w:r w:rsidRPr="008A3E79" w:rsidDel="00211848">
          <w:rPr>
            <w:rFonts w:ascii="Times New Roman" w:hAnsi="Times New Roman" w:cs="Times New Roman"/>
            <w:lang w:val="es-ES"/>
          </w:rPr>
          <w:delText>mas</w:delText>
        </w:r>
      </w:del>
      <w:ins w:id="19" w:author="Gerardo Lopez" w:date="2016-05-16T13:25:00Z">
        <w:r w:rsidR="00211848" w:rsidRPr="008A3E79">
          <w:rPr>
            <w:rFonts w:ascii="Times New Roman" w:hAnsi="Times New Roman" w:cs="Times New Roman"/>
            <w:lang w:val="es-ES"/>
          </w:rPr>
          <w:t>más</w:t>
        </w:r>
      </w:ins>
      <w:r w:rsidRPr="008A3E79">
        <w:rPr>
          <w:rFonts w:ascii="Times New Roman" w:hAnsi="Times New Roman" w:cs="Times New Roman"/>
          <w:lang w:val="es-ES"/>
        </w:rPr>
        <w:t xml:space="preserve"> usado sigue siendo el </w:t>
      </w:r>
      <w:proofErr w:type="spellStart"/>
      <w:r w:rsidRPr="008A3E79">
        <w:rPr>
          <w:rFonts w:ascii="Times New Roman" w:hAnsi="Times New Roman" w:cs="Times New Roman"/>
          <w:lang w:val="es-ES"/>
        </w:rPr>
        <w:t>metodo</w:t>
      </w:r>
      <w:proofErr w:type="spellEnd"/>
      <w:r w:rsidRPr="008A3E79">
        <w:rPr>
          <w:rFonts w:ascii="Times New Roman" w:hAnsi="Times New Roman" w:cs="Times New Roman"/>
          <w:lang w:val="es-ES"/>
        </w:rPr>
        <w:t xml:space="preserve"> de prueba y error, probando </w:t>
      </w:r>
      <w:proofErr w:type="spellStart"/>
      <w:r w:rsidRPr="008A3E79">
        <w:rPr>
          <w:rFonts w:ascii="Times New Roman" w:hAnsi="Times New Roman" w:cs="Times New Roman"/>
          <w:lang w:val="es-ES"/>
        </w:rPr>
        <w:t>paramentros</w:t>
      </w:r>
      <w:proofErr w:type="spellEnd"/>
      <w:r w:rsidRPr="008A3E79">
        <w:rPr>
          <w:rFonts w:ascii="Times New Roman" w:hAnsi="Times New Roman" w:cs="Times New Roman"/>
          <w:lang w:val="es-ES"/>
        </w:rPr>
        <w:t xml:space="preserve"> del PID y en </w:t>
      </w:r>
      <w:r w:rsidR="00A01108" w:rsidRPr="008A3E79">
        <w:rPr>
          <w:rFonts w:ascii="Times New Roman" w:hAnsi="Times New Roman" w:cs="Times New Roman"/>
          <w:lang w:val="es-ES"/>
        </w:rPr>
        <w:t>función</w:t>
      </w:r>
      <w:r w:rsidRPr="008A3E79">
        <w:rPr>
          <w:rFonts w:ascii="Times New Roman" w:hAnsi="Times New Roman" w:cs="Times New Roman"/>
          <w:lang w:val="es-ES"/>
        </w:rPr>
        <w:t xml:space="preserve"> de la salida obtenida variando estos </w:t>
      </w:r>
      <w:r w:rsidR="00A01108" w:rsidRPr="008A3E79">
        <w:rPr>
          <w:rFonts w:ascii="Times New Roman" w:hAnsi="Times New Roman" w:cs="Times New Roman"/>
          <w:lang w:val="es-ES"/>
        </w:rPr>
        <w:t>parámetros</w:t>
      </w:r>
      <w:r w:rsidRPr="008A3E79">
        <w:rPr>
          <w:rFonts w:ascii="Times New Roman" w:hAnsi="Times New Roman" w:cs="Times New Roman"/>
          <w:lang w:val="es-ES"/>
        </w:rPr>
        <w:t>.</w:t>
      </w:r>
      <w:sdt>
        <w:sdtPr>
          <w:rPr>
            <w:rFonts w:ascii="Times New Roman" w:hAnsi="Times New Roman" w:cs="Times New Roman"/>
            <w:lang w:val="es-ES"/>
          </w:rPr>
          <w:id w:val="1728106290"/>
          <w:citation/>
        </w:sdtPr>
        <w:sdtEndPr/>
        <w:sdtContent>
          <w:r w:rsidR="00953905">
            <w:rPr>
              <w:rFonts w:ascii="Times New Roman" w:hAnsi="Times New Roman" w:cs="Times New Roman"/>
              <w:lang w:val="es-ES"/>
            </w:rPr>
            <w:fldChar w:fldCharType="begin"/>
          </w:r>
          <w:r w:rsidR="00953905">
            <w:rPr>
              <w:rFonts w:ascii="Times New Roman" w:hAnsi="Times New Roman" w:cs="Times New Roman"/>
              <w:lang w:val="es-ES"/>
            </w:rPr>
            <w:instrText xml:space="preserve"> CITATION des16 \l 3082 </w:instrText>
          </w:r>
          <w:r w:rsidR="00953905">
            <w:rPr>
              <w:rFonts w:ascii="Times New Roman" w:hAnsi="Times New Roman" w:cs="Times New Roman"/>
              <w:lang w:val="es-ES"/>
            </w:rPr>
            <w:fldChar w:fldCharType="separate"/>
          </w:r>
          <w:r w:rsidR="00953905">
            <w:rPr>
              <w:rFonts w:ascii="Times New Roman" w:hAnsi="Times New Roman" w:cs="Times New Roman"/>
              <w:noProof/>
              <w:lang w:val="es-ES"/>
            </w:rPr>
            <w:t xml:space="preserve"> </w:t>
          </w:r>
          <w:r w:rsidR="00953905" w:rsidRPr="00953905">
            <w:rPr>
              <w:rFonts w:ascii="Times New Roman" w:hAnsi="Times New Roman" w:cs="Times New Roman"/>
              <w:noProof/>
              <w:lang w:val="es-ES"/>
            </w:rPr>
            <w:t>[1]</w:t>
          </w:r>
          <w:r w:rsidR="00953905">
            <w:rPr>
              <w:rFonts w:ascii="Times New Roman" w:hAnsi="Times New Roman" w:cs="Times New Roman"/>
              <w:lang w:val="es-ES"/>
            </w:rPr>
            <w:fldChar w:fldCharType="end"/>
          </w:r>
        </w:sdtContent>
      </w:sdt>
    </w:p>
    <w:p w14:paraId="1569F5F1" w14:textId="77777777" w:rsidR="0016596E" w:rsidRDefault="0016596E" w:rsidP="008A3E79">
      <w:pPr>
        <w:ind w:left="284"/>
        <w:jc w:val="both"/>
        <w:rPr>
          <w:rFonts w:ascii="Times New Roman" w:hAnsi="Times New Roman" w:cs="Times New Roman"/>
          <w:lang w:val="es-ES"/>
        </w:rPr>
      </w:pPr>
    </w:p>
    <w:p w14:paraId="483F5DD0" w14:textId="621644EC" w:rsidR="008A3E79" w:rsidRDefault="0016596E" w:rsidP="00D4516D">
      <w:pPr>
        <w:jc w:val="both"/>
        <w:rPr>
          <w:rFonts w:ascii="Times New Roman" w:hAnsi="Times New Roman" w:cs="Times New Roman"/>
          <w:lang w:val="es-ES"/>
        </w:rPr>
      </w:pPr>
      <w:r>
        <w:rPr>
          <w:rFonts w:ascii="Times New Roman" w:hAnsi="Times New Roman" w:cs="Times New Roman"/>
          <w:lang w:val="es-ES"/>
        </w:rPr>
        <w:t xml:space="preserve">El </w:t>
      </w:r>
      <w:proofErr w:type="spellStart"/>
      <w:r>
        <w:rPr>
          <w:rFonts w:ascii="Times New Roman" w:hAnsi="Times New Roman" w:cs="Times New Roman"/>
          <w:lang w:val="es-ES"/>
        </w:rPr>
        <w:t>arduino</w:t>
      </w:r>
      <w:proofErr w:type="spellEnd"/>
      <w:r>
        <w:rPr>
          <w:rFonts w:ascii="Times New Roman" w:hAnsi="Times New Roman" w:cs="Times New Roman"/>
          <w:lang w:val="es-ES"/>
        </w:rPr>
        <w:t xml:space="preserve"> uno tiene un </w:t>
      </w:r>
      <w:r w:rsidR="000C141F">
        <w:rPr>
          <w:rFonts w:ascii="Times New Roman" w:hAnsi="Times New Roman" w:cs="Times New Roman"/>
          <w:lang w:val="es-ES"/>
        </w:rPr>
        <w:t>micro controlador</w:t>
      </w:r>
      <w:r>
        <w:rPr>
          <w:rFonts w:ascii="Times New Roman" w:hAnsi="Times New Roman" w:cs="Times New Roman"/>
          <w:lang w:val="es-ES"/>
        </w:rPr>
        <w:t xml:space="preserve"> basado en el ATmega328P. </w:t>
      </w:r>
      <w:r w:rsidR="000C141F">
        <w:rPr>
          <w:rFonts w:ascii="Times New Roman" w:hAnsi="Times New Roman" w:cs="Times New Roman"/>
          <w:lang w:val="es-ES"/>
        </w:rPr>
        <w:t>Tiene</w:t>
      </w:r>
      <w:r>
        <w:rPr>
          <w:rFonts w:ascii="Times New Roman" w:hAnsi="Times New Roman" w:cs="Times New Roman"/>
          <w:lang w:val="es-ES"/>
        </w:rPr>
        <w:t xml:space="preserve"> 14 pines de entrada/salida (los cuales usan salidas PWM), 6entradas </w:t>
      </w:r>
      <w:r w:rsidR="000C141F">
        <w:rPr>
          <w:rFonts w:ascii="Times New Roman" w:hAnsi="Times New Roman" w:cs="Times New Roman"/>
          <w:lang w:val="es-ES"/>
        </w:rPr>
        <w:t>análogas, un botón de reseteo.</w:t>
      </w:r>
      <w:r w:rsidR="000C141F">
        <w:rPr>
          <w:rFonts w:ascii="Times New Roman" w:hAnsi="Times New Roman" w:cs="Times New Roman"/>
          <w:lang w:val="es-ES"/>
        </w:rPr>
        <w:tab/>
        <w:t xml:space="preserve">Este cuenta con todo lo necesario para soportar el micro controlador; una simple conexión al computador por medio de un cable USB o energía la cual es de un adaptador AC hacia DC o una batería para iniciar. Puedes manipular el UNO </w:t>
      </w:r>
      <w:r w:rsidR="00696720">
        <w:rPr>
          <w:rFonts w:ascii="Times New Roman" w:hAnsi="Times New Roman" w:cs="Times New Roman"/>
          <w:lang w:val="es-ES"/>
        </w:rPr>
        <w:t>sin importar mucho de las equivocaciones, en caso de ser necesario el chip puede ser cambiado por unos cuantos dólares y empezar otra vez.</w:t>
      </w:r>
    </w:p>
    <w:p w14:paraId="79E85BCA" w14:textId="4F1B4D74" w:rsidR="00696720" w:rsidRDefault="00696720" w:rsidP="00D4516D">
      <w:pPr>
        <w:jc w:val="both"/>
        <w:rPr>
          <w:rFonts w:ascii="Times New Roman" w:hAnsi="Times New Roman" w:cs="Times New Roman"/>
          <w:lang w:val="es-ES"/>
        </w:rPr>
      </w:pPr>
      <w:r>
        <w:rPr>
          <w:rFonts w:ascii="Times New Roman" w:hAnsi="Times New Roman" w:cs="Times New Roman"/>
          <w:lang w:val="es-ES"/>
        </w:rPr>
        <w:t xml:space="preserve">“UNO” mientras es Italiano y es </w:t>
      </w:r>
      <w:proofErr w:type="spellStart"/>
      <w:r>
        <w:rPr>
          <w:rFonts w:ascii="Times New Roman" w:hAnsi="Times New Roman" w:cs="Times New Roman"/>
          <w:lang w:val="es-ES"/>
        </w:rPr>
        <w:t>elejida</w:t>
      </w:r>
      <w:proofErr w:type="spellEnd"/>
      <w:r>
        <w:rPr>
          <w:rFonts w:ascii="Times New Roman" w:hAnsi="Times New Roman" w:cs="Times New Roman"/>
          <w:lang w:val="es-ES"/>
        </w:rPr>
        <w:t xml:space="preserve"> la marca de lanzamiento es el software de Arduino (IDE) 1.0  el UNO es una placa y versión 1.0 software Arduino (IDE) teniendo de referencia como la versión del Arduino, ahora avanzando para nuevos parámetros. La tarjeta del UNO es la primera en las series de tarjetas de Arduino con USB, y el modelo de referencia </w:t>
      </w:r>
      <w:r w:rsidR="006C01F8">
        <w:rPr>
          <w:rFonts w:ascii="Times New Roman" w:hAnsi="Times New Roman" w:cs="Times New Roman"/>
          <w:lang w:val="es-ES"/>
        </w:rPr>
        <w:t xml:space="preserve">para la plataforma del </w:t>
      </w:r>
      <w:proofErr w:type="spellStart"/>
      <w:r w:rsidR="006C01F8">
        <w:rPr>
          <w:rFonts w:ascii="Times New Roman" w:hAnsi="Times New Roman" w:cs="Times New Roman"/>
          <w:lang w:val="es-ES"/>
        </w:rPr>
        <w:t>arduino</w:t>
      </w:r>
      <w:proofErr w:type="spellEnd"/>
      <w:r w:rsidR="006C01F8">
        <w:rPr>
          <w:rFonts w:ascii="Times New Roman" w:hAnsi="Times New Roman" w:cs="Times New Roman"/>
          <w:lang w:val="es-ES"/>
        </w:rPr>
        <w:t>; por la extensa lista de corriente, pasan por las salidas de datos de la tarjeta que se ven en la tarjeta</w:t>
      </w:r>
      <w:sdt>
        <w:sdtPr>
          <w:rPr>
            <w:rFonts w:ascii="Times New Roman" w:hAnsi="Times New Roman" w:cs="Times New Roman"/>
            <w:lang w:val="es-ES"/>
          </w:rPr>
          <w:id w:val="-474909309"/>
          <w:citation/>
        </w:sdtPr>
        <w:sdtEndPr/>
        <w:sdtContent>
          <w:r w:rsidR="006C01F8">
            <w:rPr>
              <w:rFonts w:ascii="Times New Roman" w:hAnsi="Times New Roman" w:cs="Times New Roman"/>
              <w:lang w:val="es-ES"/>
            </w:rPr>
            <w:fldChar w:fldCharType="begin"/>
          </w:r>
          <w:r w:rsidR="006C01F8">
            <w:rPr>
              <w:rFonts w:ascii="Times New Roman" w:hAnsi="Times New Roman" w:cs="Times New Roman"/>
              <w:lang w:val="es-ES"/>
            </w:rPr>
            <w:instrText xml:space="preserve"> CITATION des161 \l 3082 </w:instrText>
          </w:r>
          <w:r w:rsidR="006C01F8">
            <w:rPr>
              <w:rFonts w:ascii="Times New Roman" w:hAnsi="Times New Roman" w:cs="Times New Roman"/>
              <w:lang w:val="es-ES"/>
            </w:rPr>
            <w:fldChar w:fldCharType="separate"/>
          </w:r>
          <w:r w:rsidR="006C01F8">
            <w:rPr>
              <w:rFonts w:ascii="Times New Roman" w:hAnsi="Times New Roman" w:cs="Times New Roman"/>
              <w:noProof/>
              <w:lang w:val="es-ES"/>
            </w:rPr>
            <w:t xml:space="preserve"> </w:t>
          </w:r>
          <w:r w:rsidR="006C01F8" w:rsidRPr="006C01F8">
            <w:rPr>
              <w:rFonts w:ascii="Times New Roman" w:hAnsi="Times New Roman" w:cs="Times New Roman"/>
              <w:noProof/>
              <w:lang w:val="es-ES"/>
            </w:rPr>
            <w:t>[2]</w:t>
          </w:r>
          <w:r w:rsidR="006C01F8">
            <w:rPr>
              <w:rFonts w:ascii="Times New Roman" w:hAnsi="Times New Roman" w:cs="Times New Roman"/>
              <w:lang w:val="es-ES"/>
            </w:rPr>
            <w:fldChar w:fldCharType="end"/>
          </w:r>
        </w:sdtContent>
      </w:sdt>
    </w:p>
    <w:p w14:paraId="1055BBEF" w14:textId="77777777" w:rsidR="006C01F8" w:rsidRDefault="006C01F8" w:rsidP="008A3E79">
      <w:pPr>
        <w:ind w:left="284"/>
        <w:jc w:val="both"/>
        <w:rPr>
          <w:rFonts w:ascii="Times New Roman" w:hAnsi="Times New Roman" w:cs="Times New Roman"/>
          <w:lang w:val="es-ES"/>
        </w:rPr>
      </w:pPr>
    </w:p>
    <w:p w14:paraId="14B77B7C" w14:textId="7425F6AA" w:rsidR="00A01108" w:rsidRDefault="006C01F8" w:rsidP="00D4516D">
      <w:pPr>
        <w:jc w:val="both"/>
        <w:rPr>
          <w:rFonts w:ascii="Times New Roman" w:hAnsi="Times New Roman" w:cs="Times New Roman"/>
          <w:lang w:val="es-ES"/>
        </w:rPr>
      </w:pPr>
      <w:r>
        <w:rPr>
          <w:rFonts w:ascii="Times New Roman" w:hAnsi="Times New Roman" w:cs="Times New Roman"/>
          <w:lang w:val="es-ES"/>
        </w:rPr>
        <w:t xml:space="preserve">El desvanecimiento de demostraciones de ejemplos del uso de salidas analógicas (PWM) de apagar un LED. Esto </w:t>
      </w:r>
      <w:proofErr w:type="spellStart"/>
      <w:r>
        <w:rPr>
          <w:rFonts w:ascii="Times New Roman" w:hAnsi="Times New Roman" w:cs="Times New Roman"/>
          <w:lang w:val="es-ES"/>
        </w:rPr>
        <w:t>esta</w:t>
      </w:r>
      <w:proofErr w:type="spellEnd"/>
      <w:r>
        <w:rPr>
          <w:rFonts w:ascii="Times New Roman" w:hAnsi="Times New Roman" w:cs="Times New Roman"/>
          <w:lang w:val="es-ES"/>
        </w:rPr>
        <w:t xml:space="preserve"> disponible en “File - &gt; </w:t>
      </w:r>
      <w:proofErr w:type="spellStart"/>
      <w:r>
        <w:rPr>
          <w:rFonts w:ascii="Times New Roman" w:hAnsi="Times New Roman" w:cs="Times New Roman"/>
          <w:lang w:val="es-ES"/>
        </w:rPr>
        <w:t>Ketchbook</w:t>
      </w:r>
      <w:proofErr w:type="spellEnd"/>
      <w:r>
        <w:rPr>
          <w:rFonts w:ascii="Times New Roman" w:hAnsi="Times New Roman" w:cs="Times New Roman"/>
          <w:lang w:val="es-ES"/>
        </w:rPr>
        <w:t xml:space="preserve"> </w:t>
      </w:r>
      <w:r w:rsidR="00D4516D">
        <w:rPr>
          <w:rFonts w:ascii="Times New Roman" w:hAnsi="Times New Roman" w:cs="Times New Roman"/>
          <w:lang w:val="es-ES"/>
        </w:rPr>
        <w:t xml:space="preserve">  </w:t>
      </w:r>
      <w:r>
        <w:rPr>
          <w:rFonts w:ascii="Times New Roman" w:hAnsi="Times New Roman" w:cs="Times New Roman"/>
          <w:lang w:val="es-ES"/>
        </w:rPr>
        <w:t xml:space="preserve"> - &gt; </w:t>
      </w:r>
      <w:proofErr w:type="spellStart"/>
      <w:r>
        <w:rPr>
          <w:rFonts w:ascii="Times New Roman" w:hAnsi="Times New Roman" w:cs="Times New Roman"/>
          <w:lang w:val="es-ES"/>
        </w:rPr>
        <w:t>Examples</w:t>
      </w:r>
      <w:proofErr w:type="spellEnd"/>
      <w:r>
        <w:rPr>
          <w:rFonts w:ascii="Times New Roman" w:hAnsi="Times New Roman" w:cs="Times New Roman"/>
          <w:lang w:val="es-ES"/>
        </w:rPr>
        <w:t xml:space="preserve"> - &gt; </w:t>
      </w:r>
      <w:proofErr w:type="spellStart"/>
      <w:r>
        <w:rPr>
          <w:rFonts w:ascii="Times New Roman" w:hAnsi="Times New Roman" w:cs="Times New Roman"/>
          <w:lang w:val="es-ES"/>
        </w:rPr>
        <w:t>Analog</w:t>
      </w:r>
      <w:proofErr w:type="spellEnd"/>
      <w:r>
        <w:rPr>
          <w:rFonts w:ascii="Times New Roman" w:hAnsi="Times New Roman" w:cs="Times New Roman"/>
          <w:lang w:val="es-ES"/>
        </w:rPr>
        <w:t xml:space="preserve">” en el menú </w:t>
      </w:r>
      <w:r w:rsidR="00D4516D">
        <w:rPr>
          <w:rFonts w:ascii="Times New Roman" w:hAnsi="Times New Roman" w:cs="Times New Roman"/>
          <w:lang w:val="es-ES"/>
        </w:rPr>
        <w:t xml:space="preserve">del software </w:t>
      </w:r>
      <w:r w:rsidR="00A01108">
        <w:rPr>
          <w:rFonts w:ascii="Times New Roman" w:hAnsi="Times New Roman" w:cs="Times New Roman"/>
          <w:lang w:val="es-ES"/>
        </w:rPr>
        <w:t>de Arduino.</w:t>
      </w:r>
    </w:p>
    <w:p w14:paraId="41FEC051" w14:textId="67CBDC36" w:rsidR="008A3E79" w:rsidRDefault="006F09AE" w:rsidP="00D4516D">
      <w:pPr>
        <w:jc w:val="both"/>
        <w:rPr>
          <w:rFonts w:ascii="Times New Roman" w:hAnsi="Times New Roman" w:cs="Times New Roman"/>
          <w:lang w:val="es-ES"/>
        </w:rPr>
      </w:pPr>
      <w:r>
        <w:rPr>
          <w:rFonts w:ascii="Times New Roman" w:hAnsi="Times New Roman" w:cs="Times New Roman"/>
          <w:lang w:val="es-ES"/>
        </w:rPr>
        <w:t>Modulación</w:t>
      </w:r>
      <w:r w:rsidR="00A01108">
        <w:rPr>
          <w:rFonts w:ascii="Times New Roman" w:hAnsi="Times New Roman" w:cs="Times New Roman"/>
          <w:lang w:val="es-ES"/>
        </w:rPr>
        <w:t xml:space="preserve"> de ancho de pulso o PWM en sus siglas en </w:t>
      </w:r>
      <w:r>
        <w:rPr>
          <w:rFonts w:ascii="Times New Roman" w:hAnsi="Times New Roman" w:cs="Times New Roman"/>
          <w:lang w:val="es-ES"/>
        </w:rPr>
        <w:t>inglés</w:t>
      </w:r>
      <w:r w:rsidR="00A01108">
        <w:rPr>
          <w:rFonts w:ascii="Times New Roman" w:hAnsi="Times New Roman" w:cs="Times New Roman"/>
          <w:lang w:val="es-ES"/>
        </w:rPr>
        <w:t>, es la técnica que consigue resultados</w:t>
      </w:r>
      <w:r w:rsidR="00196840">
        <w:rPr>
          <w:rFonts w:ascii="Times New Roman" w:hAnsi="Times New Roman" w:cs="Times New Roman"/>
          <w:lang w:val="es-ES"/>
        </w:rPr>
        <w:t xml:space="preserve"> por medios digitales. El control digital es usado para crear una onda </w:t>
      </w:r>
      <w:r w:rsidR="00196840">
        <w:rPr>
          <w:rFonts w:ascii="Times New Roman" w:hAnsi="Times New Roman" w:cs="Times New Roman"/>
          <w:lang w:val="es-ES"/>
        </w:rPr>
        <w:t xml:space="preserve">cuadrada, una señal que cambia en te el encendido y el apagado. Este encendido-apagado es un patrón que simula voltajes completo en </w:t>
      </w:r>
      <w:r>
        <w:rPr>
          <w:rFonts w:ascii="Times New Roman" w:hAnsi="Times New Roman" w:cs="Times New Roman"/>
          <w:lang w:val="es-ES"/>
        </w:rPr>
        <w:t xml:space="preserve">alto </w:t>
      </w:r>
      <w:r w:rsidR="00196840">
        <w:rPr>
          <w:rFonts w:ascii="Times New Roman" w:hAnsi="Times New Roman" w:cs="Times New Roman"/>
          <w:lang w:val="es-ES"/>
        </w:rPr>
        <w:t xml:space="preserve">(5 voltios) y </w:t>
      </w:r>
      <w:r>
        <w:rPr>
          <w:rFonts w:ascii="Times New Roman" w:hAnsi="Times New Roman" w:cs="Times New Roman"/>
          <w:lang w:val="es-ES"/>
        </w:rPr>
        <w:t xml:space="preserve">bajo (0 voltios) por el cambio de la parte de la señal del paso en el tiempo en el versus el paso de la señal en el tiempo en bajo. La duración de “un tiempo” es llamado ancho de pulso. </w:t>
      </w:r>
      <w:r w:rsidR="00F41E93">
        <w:rPr>
          <w:rFonts w:ascii="Times New Roman" w:hAnsi="Times New Roman" w:cs="Times New Roman"/>
          <w:lang w:val="es-ES"/>
        </w:rPr>
        <w:t xml:space="preserve">Esto </w:t>
      </w:r>
      <w:r w:rsidR="00D4516D">
        <w:rPr>
          <w:rFonts w:ascii="Times New Roman" w:hAnsi="Times New Roman" w:cs="Times New Roman"/>
          <w:lang w:val="es-ES"/>
        </w:rPr>
        <w:t>varía</w:t>
      </w:r>
      <w:r w:rsidR="00F41E93">
        <w:rPr>
          <w:rFonts w:ascii="Times New Roman" w:hAnsi="Times New Roman" w:cs="Times New Roman"/>
          <w:lang w:val="es-ES"/>
        </w:rPr>
        <w:t xml:space="preserve"> los valores análogos, </w:t>
      </w:r>
      <w:r w:rsidR="00D4516D">
        <w:rPr>
          <w:rFonts w:ascii="Times New Roman" w:hAnsi="Times New Roman" w:cs="Times New Roman"/>
          <w:lang w:val="es-ES"/>
        </w:rPr>
        <w:t>usted cambia, o modula, el ancho de pulso. Esto se repite entre el bajo-alto lo suficientemente rápido el patrón con un LED por ejemplo, el resultado es de la señal de voltaje estable entre 0V y 5V controlando el brillo del LED.</w:t>
      </w:r>
    </w:p>
    <w:p w14:paraId="77E39752" w14:textId="77777777" w:rsidR="00D4516D" w:rsidRDefault="00D4516D" w:rsidP="00D4516D">
      <w:pPr>
        <w:jc w:val="both"/>
        <w:rPr>
          <w:rFonts w:ascii="Times New Roman" w:hAnsi="Times New Roman" w:cs="Times New Roman"/>
          <w:lang w:val="es-ES"/>
        </w:rPr>
      </w:pPr>
    </w:p>
    <w:p w14:paraId="3841D57E" w14:textId="294C6D06" w:rsidR="008A3E79" w:rsidRDefault="00D4516D" w:rsidP="00D4516D">
      <w:pPr>
        <w:jc w:val="both"/>
        <w:rPr>
          <w:rFonts w:ascii="Times New Roman" w:hAnsi="Times New Roman" w:cs="Times New Roman"/>
          <w:lang w:val="es-ES"/>
        </w:rPr>
      </w:pPr>
      <w:r>
        <w:rPr>
          <w:rFonts w:ascii="Times New Roman" w:hAnsi="Times New Roman" w:cs="Times New Roman"/>
          <w:lang w:val="es-ES"/>
        </w:rPr>
        <w:t xml:space="preserve">En el gráfico siguiente, las líneas verdes representan un período de tiempo regular. Esta duración o período es la inversa de la frecuencia PWM. En otras palabras, con frecuencia PWM de Arduino a unos 500Hz, las líneas verdes </w:t>
      </w:r>
      <w:proofErr w:type="gramStart"/>
      <w:r>
        <w:rPr>
          <w:rFonts w:ascii="Times New Roman" w:hAnsi="Times New Roman" w:cs="Times New Roman"/>
          <w:lang w:val="es-ES"/>
        </w:rPr>
        <w:t>mediría</w:t>
      </w:r>
      <w:proofErr w:type="gramEnd"/>
      <w:r>
        <w:rPr>
          <w:rFonts w:ascii="Times New Roman" w:hAnsi="Times New Roman" w:cs="Times New Roman"/>
          <w:lang w:val="es-ES"/>
        </w:rPr>
        <w:t xml:space="preserve"> 2 milisegundos. Una llamada a </w:t>
      </w:r>
      <w:proofErr w:type="gramStart"/>
      <w:r>
        <w:rPr>
          <w:rFonts w:ascii="Times New Roman" w:hAnsi="Times New Roman" w:cs="Times New Roman"/>
          <w:lang w:val="es-ES"/>
        </w:rPr>
        <w:t>analogWrite(</w:t>
      </w:r>
      <w:proofErr w:type="gramEnd"/>
      <w:r>
        <w:rPr>
          <w:rFonts w:ascii="Times New Roman" w:hAnsi="Times New Roman" w:cs="Times New Roman"/>
          <w:lang w:val="es-ES"/>
        </w:rPr>
        <w:t>) es en una escala de 0 - 255, tal que analogWrite(255) pide un ciclo de deber del 100% (siempre encendido), y analogWrite(127) corresponde a un 50% del ciclo (en la mitad del tiempo) por ejemplo.</w:t>
      </w:r>
    </w:p>
    <w:p w14:paraId="210A9FE9" w14:textId="77777777" w:rsidR="00D4516D" w:rsidRDefault="00D4516D" w:rsidP="008A3E79">
      <w:pPr>
        <w:ind w:left="284"/>
        <w:jc w:val="both"/>
        <w:rPr>
          <w:rFonts w:ascii="Times New Roman" w:hAnsi="Times New Roman" w:cs="Times New Roman"/>
          <w:lang w:val="es-ES"/>
        </w:rPr>
      </w:pPr>
    </w:p>
    <w:p w14:paraId="2FA57B7F" w14:textId="62650A71" w:rsidR="00D4516D" w:rsidRPr="00B370B6" w:rsidRDefault="00D4516D" w:rsidP="008A3E79">
      <w:pPr>
        <w:ind w:left="284"/>
        <w:jc w:val="both"/>
        <w:rPr>
          <w:rFonts w:ascii="Times New Roman" w:hAnsi="Times New Roman" w:cs="Times New Roman"/>
          <w:lang w:val="es-ES"/>
        </w:rPr>
      </w:pPr>
      <w:r>
        <w:rPr>
          <w:noProof/>
          <w:lang w:eastAsia="es-CO"/>
        </w:rPr>
        <w:drawing>
          <wp:inline distT="0" distB="0" distL="0" distR="0" wp14:anchorId="4BF03E8F" wp14:editId="40938F0C">
            <wp:extent cx="3067050" cy="3358420"/>
            <wp:effectExtent l="0" t="0" r="0" b="0"/>
            <wp:docPr id="25" name="Imagen 25" descr="https://www.arduino.cc/en/uploads/Tutorial/pw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rduino.cc/en/uploads/Tutorial/pwm.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7050" cy="3358420"/>
                    </a:xfrm>
                    <a:prstGeom prst="rect">
                      <a:avLst/>
                    </a:prstGeom>
                    <a:noFill/>
                    <a:ln>
                      <a:noFill/>
                    </a:ln>
                  </pic:spPr>
                </pic:pic>
              </a:graphicData>
            </a:graphic>
          </wp:inline>
        </w:drawing>
      </w:r>
    </w:p>
    <w:p w14:paraId="4A878F7D" w14:textId="31AE511D" w:rsidR="004870FD" w:rsidRPr="000E1484" w:rsidRDefault="000E1484" w:rsidP="003910DD">
      <w:pPr>
        <w:jc w:val="both"/>
        <w:rPr>
          <w:rFonts w:ascii="Times New Roman" w:hAnsi="Times New Roman" w:cs="Times New Roman"/>
          <w:b/>
          <w:sz w:val="20"/>
          <w:lang w:val="es-ES"/>
        </w:rPr>
      </w:pPr>
      <w:r w:rsidRPr="000E1484">
        <w:rPr>
          <w:rFonts w:ascii="Times New Roman" w:hAnsi="Times New Roman" w:cs="Times New Roman"/>
          <w:b/>
          <w:noProof/>
          <w:sz w:val="20"/>
          <w:lang w:val="es-ES" w:eastAsia="es-ES"/>
        </w:rPr>
        <w:t>Figura Nº2. duracion del pulso por PWM</w:t>
      </w:r>
    </w:p>
    <w:p w14:paraId="2C602D30" w14:textId="77777777" w:rsidR="00E74371" w:rsidRPr="00B370B6" w:rsidRDefault="00E74371" w:rsidP="003910DD">
      <w:pPr>
        <w:jc w:val="both"/>
        <w:rPr>
          <w:rFonts w:ascii="Times New Roman" w:hAnsi="Times New Roman" w:cs="Times New Roman"/>
          <w:lang w:val="es-ES"/>
        </w:rPr>
      </w:pPr>
    </w:p>
    <w:p w14:paraId="53D26B17" w14:textId="03BABE70" w:rsidR="00E74371" w:rsidRPr="00B370B6" w:rsidRDefault="000E1484" w:rsidP="003910DD">
      <w:pPr>
        <w:jc w:val="both"/>
        <w:rPr>
          <w:rFonts w:ascii="Times New Roman" w:hAnsi="Times New Roman" w:cs="Times New Roman"/>
          <w:lang w:val="es-ES"/>
        </w:rPr>
      </w:pPr>
      <w:r>
        <w:rPr>
          <w:rFonts w:ascii="Times New Roman" w:hAnsi="Times New Roman" w:cs="Times New Roman"/>
          <w:lang w:val="es-ES"/>
        </w:rPr>
        <w:lastRenderedPageBreak/>
        <w:t xml:space="preserve">Una vez que este ejemplo funcionando, se toma el </w:t>
      </w:r>
      <w:proofErr w:type="spellStart"/>
      <w:r>
        <w:rPr>
          <w:rFonts w:ascii="Times New Roman" w:hAnsi="Times New Roman" w:cs="Times New Roman"/>
          <w:lang w:val="es-ES"/>
        </w:rPr>
        <w:t>arduino</w:t>
      </w:r>
      <w:proofErr w:type="spellEnd"/>
      <w:r>
        <w:rPr>
          <w:rFonts w:ascii="Times New Roman" w:hAnsi="Times New Roman" w:cs="Times New Roman"/>
          <w:lang w:val="es-ES"/>
        </w:rPr>
        <w:t xml:space="preserve"> y moverlo hacia delante y hacia atrás. Lo que está haciendo aquí es esencialmente tras tiempo a través del espacio. A nuestros ojos, el movimiento desdibuja cada parpadeo de LED en una línea. Como el LED se va adentro y hacia fuera, ésas líneas poco crecen y decrecen en longitud. Ahora están viendo el ancho de pulso.</w:t>
      </w:r>
      <w:sdt>
        <w:sdtPr>
          <w:rPr>
            <w:rFonts w:ascii="Times New Roman" w:hAnsi="Times New Roman" w:cs="Times New Roman"/>
            <w:lang w:val="es-ES"/>
          </w:rPr>
          <w:id w:val="-2146115259"/>
          <w:citation/>
        </w:sdtPr>
        <w:sdtEndPr/>
        <w:sdtContent>
          <w:r>
            <w:rPr>
              <w:rFonts w:ascii="Times New Roman" w:hAnsi="Times New Roman" w:cs="Times New Roman"/>
              <w:lang w:val="es-ES"/>
            </w:rPr>
            <w:fldChar w:fldCharType="begin"/>
          </w:r>
          <w:r>
            <w:rPr>
              <w:rFonts w:ascii="Times New Roman" w:hAnsi="Times New Roman" w:cs="Times New Roman"/>
              <w:lang w:val="es-ES"/>
            </w:rPr>
            <w:instrText xml:space="preserve"> CITATION Tim16 \l 3082 </w:instrText>
          </w:r>
          <w:r>
            <w:rPr>
              <w:rFonts w:ascii="Times New Roman" w:hAnsi="Times New Roman" w:cs="Times New Roman"/>
              <w:lang w:val="es-ES"/>
            </w:rPr>
            <w:fldChar w:fldCharType="separate"/>
          </w:r>
          <w:r>
            <w:rPr>
              <w:rFonts w:ascii="Times New Roman" w:hAnsi="Times New Roman" w:cs="Times New Roman"/>
              <w:noProof/>
              <w:lang w:val="es-ES"/>
            </w:rPr>
            <w:t xml:space="preserve"> </w:t>
          </w:r>
          <w:r w:rsidRPr="000E1484">
            <w:rPr>
              <w:rFonts w:ascii="Times New Roman" w:hAnsi="Times New Roman" w:cs="Times New Roman"/>
              <w:noProof/>
              <w:lang w:val="es-ES"/>
            </w:rPr>
            <w:t>[3]</w:t>
          </w:r>
          <w:r>
            <w:rPr>
              <w:rFonts w:ascii="Times New Roman" w:hAnsi="Times New Roman" w:cs="Times New Roman"/>
              <w:lang w:val="es-ES"/>
            </w:rPr>
            <w:fldChar w:fldCharType="end"/>
          </w:r>
        </w:sdtContent>
      </w:sdt>
    </w:p>
    <w:p w14:paraId="4A63280C" w14:textId="77777777" w:rsidR="004870FD" w:rsidRPr="00B370B6" w:rsidRDefault="004870FD" w:rsidP="003910DD">
      <w:pPr>
        <w:jc w:val="both"/>
        <w:rPr>
          <w:rFonts w:ascii="Times New Roman" w:hAnsi="Times New Roman" w:cs="Times New Roman"/>
          <w:lang w:val="es-ES"/>
        </w:rPr>
      </w:pPr>
    </w:p>
    <w:p w14:paraId="59043FBB" w14:textId="77777777" w:rsidR="00E74371" w:rsidRPr="00B370B6" w:rsidRDefault="00E74371" w:rsidP="003910DD">
      <w:pPr>
        <w:jc w:val="both"/>
        <w:rPr>
          <w:rFonts w:ascii="Times New Roman" w:hAnsi="Times New Roman" w:cs="Times New Roman"/>
          <w:lang w:val="es-ES"/>
        </w:rPr>
      </w:pPr>
    </w:p>
    <w:p w14:paraId="130DCDF1" w14:textId="77777777" w:rsidR="00E74371" w:rsidRPr="00B370B6" w:rsidRDefault="00E74371" w:rsidP="003910DD">
      <w:pPr>
        <w:jc w:val="both"/>
        <w:rPr>
          <w:rFonts w:ascii="Times New Roman" w:hAnsi="Times New Roman" w:cs="Times New Roman"/>
          <w:lang w:val="es-ES"/>
        </w:rPr>
      </w:pPr>
    </w:p>
    <w:p w14:paraId="1C10C063" w14:textId="77777777" w:rsidR="00A8733D" w:rsidRPr="00B370B6" w:rsidRDefault="00A8733D" w:rsidP="003910DD">
      <w:pPr>
        <w:ind w:left="284"/>
        <w:jc w:val="both"/>
        <w:rPr>
          <w:rFonts w:ascii="Times New Roman" w:eastAsiaTheme="minorEastAsia" w:hAnsi="Times New Roman" w:cs="Times New Roman"/>
        </w:rPr>
      </w:pPr>
    </w:p>
    <w:p w14:paraId="49B147F1" w14:textId="77777777" w:rsidR="00390A03" w:rsidRPr="00B370B6" w:rsidRDefault="00390A03" w:rsidP="006009CC">
      <w:pPr>
        <w:jc w:val="both"/>
        <w:rPr>
          <w:rFonts w:ascii="Times New Roman" w:eastAsiaTheme="minorEastAsia" w:hAnsi="Times New Roman" w:cs="Times New Roman"/>
          <w:b/>
        </w:rPr>
        <w:sectPr w:rsidR="00390A03" w:rsidRPr="00B370B6" w:rsidSect="00E74371">
          <w:type w:val="continuous"/>
          <w:pgSz w:w="12240" w:h="15840"/>
          <w:pgMar w:top="1009" w:right="936" w:bottom="1009" w:left="936" w:header="708" w:footer="708" w:gutter="0"/>
          <w:cols w:num="2" w:space="708"/>
          <w:docGrid w:linePitch="360"/>
        </w:sectPr>
      </w:pPr>
    </w:p>
    <w:p w14:paraId="243398EC" w14:textId="77777777" w:rsidR="005051F8" w:rsidRPr="00B370B6" w:rsidRDefault="005051F8" w:rsidP="006009CC">
      <w:pPr>
        <w:jc w:val="both"/>
        <w:rPr>
          <w:rFonts w:ascii="Times New Roman" w:hAnsi="Times New Roman" w:cs="Times New Roman"/>
        </w:rPr>
      </w:pPr>
    </w:p>
    <w:p w14:paraId="6A7E5559" w14:textId="338690B1" w:rsidR="00D41C35" w:rsidRPr="00B370B6" w:rsidRDefault="00913FDD" w:rsidP="003910DD">
      <w:pPr>
        <w:pStyle w:val="Ttulo1"/>
        <w:rPr>
          <w:sz w:val="22"/>
          <w:szCs w:val="22"/>
        </w:rPr>
      </w:pPr>
      <w:r>
        <w:rPr>
          <w:sz w:val="22"/>
          <w:szCs w:val="22"/>
        </w:rPr>
        <w:t xml:space="preserve">Análisis y </w:t>
      </w:r>
      <w:r w:rsidR="005051F8" w:rsidRPr="00B370B6">
        <w:rPr>
          <w:sz w:val="22"/>
          <w:szCs w:val="22"/>
        </w:rPr>
        <w:t>Procedimiento</w:t>
      </w:r>
    </w:p>
    <w:p w14:paraId="0B9D1957" w14:textId="58057C1C" w:rsidR="00D41C35" w:rsidRDefault="00913FDD" w:rsidP="003910DD">
      <w:pPr>
        <w:jc w:val="both"/>
        <w:rPr>
          <w:rFonts w:ascii="Times New Roman" w:hAnsi="Times New Roman" w:cs="Times New Roman"/>
        </w:rPr>
      </w:pPr>
      <w:r>
        <w:rPr>
          <w:rFonts w:ascii="Times New Roman" w:hAnsi="Times New Roman" w:cs="Times New Roman"/>
        </w:rPr>
        <w:t>Se inicializo el trabajo con la búsqueda de los elementos necesarios</w:t>
      </w:r>
      <w:r w:rsidR="00B81EF8">
        <w:rPr>
          <w:rFonts w:ascii="Times New Roman" w:hAnsi="Times New Roman" w:cs="Times New Roman"/>
        </w:rPr>
        <w:t xml:space="preserve"> para el implante del seguidor de línea, en donde utilizamos </w:t>
      </w:r>
      <w:r w:rsidR="0048707A">
        <w:rPr>
          <w:rFonts w:ascii="Times New Roman" w:hAnsi="Times New Roman" w:cs="Times New Roman"/>
        </w:rPr>
        <w:t>8 sensores CNY70 los cuales tienen una señal analógica, la cual se usa para leer la línea a seguir, dos (2) motores 12GA de 1000 RPM para la velocidad y la dirección del vehículo</w:t>
      </w:r>
      <w:r w:rsidR="004148A2">
        <w:rPr>
          <w:rFonts w:ascii="Times New Roman" w:hAnsi="Times New Roman" w:cs="Times New Roman"/>
        </w:rPr>
        <w:t xml:space="preserve">, unas celdas de batería para obtener un dispositivo </w:t>
      </w:r>
      <w:del w:id="20" w:author="Gerardo Lopez" w:date="2016-05-16T13:25:00Z">
        <w:r w:rsidR="004148A2" w:rsidDel="00211848">
          <w:rPr>
            <w:rFonts w:ascii="Times New Roman" w:hAnsi="Times New Roman" w:cs="Times New Roman"/>
          </w:rPr>
          <w:delText xml:space="preserve">inalámbrico </w:delText>
        </w:r>
        <w:r w:rsidR="00A54C24" w:rsidRPr="00B370B6" w:rsidDel="00211848">
          <w:rPr>
            <w:rFonts w:ascii="Times New Roman" w:hAnsi="Times New Roman" w:cs="Times New Roman"/>
          </w:rPr>
          <w:delText>.</w:delText>
        </w:r>
      </w:del>
      <w:ins w:id="21" w:author="Gerardo Lopez" w:date="2016-05-16T13:25:00Z">
        <w:r w:rsidR="00211848">
          <w:rPr>
            <w:rFonts w:ascii="Times New Roman" w:hAnsi="Times New Roman" w:cs="Times New Roman"/>
          </w:rPr>
          <w:t>inalámbrico.</w:t>
        </w:r>
      </w:ins>
    </w:p>
    <w:p w14:paraId="534C039B" w14:textId="77777777" w:rsidR="000473B9" w:rsidRDefault="000473B9" w:rsidP="003910DD">
      <w:pPr>
        <w:jc w:val="both"/>
        <w:rPr>
          <w:rFonts w:ascii="Times New Roman" w:hAnsi="Times New Roman" w:cs="Times New Roman"/>
        </w:rPr>
      </w:pPr>
    </w:p>
    <w:p w14:paraId="7C0D95D5" w14:textId="77777777" w:rsidR="006310A4" w:rsidRDefault="000473B9" w:rsidP="003910DD">
      <w:pPr>
        <w:jc w:val="both"/>
        <w:rPr>
          <w:rFonts w:ascii="Times New Roman" w:hAnsi="Times New Roman" w:cs="Times New Roman"/>
        </w:rPr>
      </w:pPr>
      <w:r>
        <w:rPr>
          <w:noProof/>
          <w:lang w:eastAsia="es-CO"/>
        </w:rPr>
        <w:drawing>
          <wp:inline distT="0" distB="0" distL="0" distR="0" wp14:anchorId="115AACFB" wp14:editId="388B749B">
            <wp:extent cx="3234268" cy="1819275"/>
            <wp:effectExtent l="0" t="0" r="4445" b="0"/>
            <wp:docPr id="6" name="Imagen 6" descr="C:\Users\Hector\AppData\Local\Microsoft\Windows\INetCache\Content.Word\20160506_183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ector\AppData\Local\Microsoft\Windows\INetCache\Content.Word\20160506_18353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7454" cy="1821067"/>
                    </a:xfrm>
                    <a:prstGeom prst="rect">
                      <a:avLst/>
                    </a:prstGeom>
                    <a:noFill/>
                    <a:ln>
                      <a:noFill/>
                    </a:ln>
                  </pic:spPr>
                </pic:pic>
              </a:graphicData>
            </a:graphic>
          </wp:inline>
        </w:drawing>
      </w:r>
    </w:p>
    <w:p w14:paraId="7A2D9048" w14:textId="6641BC59" w:rsidR="006438B6" w:rsidRDefault="006438B6" w:rsidP="003910DD">
      <w:pPr>
        <w:jc w:val="both"/>
        <w:rPr>
          <w:rFonts w:ascii="Times New Roman" w:hAnsi="Times New Roman" w:cs="Times New Roman"/>
          <w:b/>
          <w:sz w:val="20"/>
        </w:rPr>
      </w:pPr>
      <w:r w:rsidRPr="006438B6">
        <w:rPr>
          <w:rFonts w:ascii="Times New Roman" w:hAnsi="Times New Roman" w:cs="Times New Roman"/>
          <w:b/>
          <w:sz w:val="20"/>
        </w:rPr>
        <w:t>Figura Nº3. Controlador de los motores.</w:t>
      </w:r>
    </w:p>
    <w:p w14:paraId="02E39F8B" w14:textId="77777777" w:rsidR="006438B6" w:rsidRDefault="006438B6" w:rsidP="003910DD">
      <w:pPr>
        <w:jc w:val="both"/>
        <w:rPr>
          <w:rFonts w:ascii="Times New Roman" w:hAnsi="Times New Roman" w:cs="Times New Roman"/>
          <w:b/>
          <w:sz w:val="20"/>
        </w:rPr>
      </w:pPr>
    </w:p>
    <w:p w14:paraId="716C389D" w14:textId="1BC377B7" w:rsidR="006438B6" w:rsidRPr="006438B6" w:rsidRDefault="006438B6" w:rsidP="003910DD">
      <w:pPr>
        <w:jc w:val="both"/>
        <w:rPr>
          <w:rFonts w:ascii="Times New Roman" w:hAnsi="Times New Roman" w:cs="Times New Roman"/>
        </w:rPr>
      </w:pPr>
      <w:r>
        <w:rPr>
          <w:rFonts w:ascii="Times New Roman" w:hAnsi="Times New Roman" w:cs="Times New Roman"/>
        </w:rPr>
        <w:t xml:space="preserve">Controlador de los motores actúan como puente H el cual controla el flujo de los voltajes suministrados para regular la velocidad de giro y la capacidad de giro del carro, usando un amplificador lm293 como administrador de las ganancias deseadas de las señales enviadas del </w:t>
      </w:r>
      <w:proofErr w:type="spellStart"/>
      <w:r>
        <w:rPr>
          <w:rFonts w:ascii="Times New Roman" w:hAnsi="Times New Roman" w:cs="Times New Roman"/>
        </w:rPr>
        <w:t>arduino</w:t>
      </w:r>
      <w:proofErr w:type="spellEnd"/>
      <w:r>
        <w:rPr>
          <w:rFonts w:ascii="Times New Roman" w:hAnsi="Times New Roman" w:cs="Times New Roman"/>
        </w:rPr>
        <w:t>.</w:t>
      </w:r>
    </w:p>
    <w:p w14:paraId="64E89136" w14:textId="77777777" w:rsidR="006310A4" w:rsidRDefault="000473B9" w:rsidP="003910DD">
      <w:pPr>
        <w:jc w:val="both"/>
        <w:rPr>
          <w:rFonts w:ascii="Times New Roman" w:hAnsi="Times New Roman" w:cs="Times New Roman"/>
        </w:rPr>
      </w:pPr>
      <w:r>
        <w:rPr>
          <w:noProof/>
          <w:lang w:eastAsia="es-CO"/>
        </w:rPr>
        <w:drawing>
          <wp:inline distT="0" distB="0" distL="0" distR="0" wp14:anchorId="5EAAE5AF" wp14:editId="2DADB536">
            <wp:extent cx="3234055" cy="1819155"/>
            <wp:effectExtent l="0" t="0" r="4445" b="0"/>
            <wp:docPr id="5" name="Imagen 5" descr="C:\Users\Hector\AppData\Local\Microsoft\Windows\INetCache\Content.Word\20160506_183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ector\AppData\Local\Microsoft\Windows\INetCache\Content.Word\20160506_18352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38396" cy="1821597"/>
                    </a:xfrm>
                    <a:prstGeom prst="rect">
                      <a:avLst/>
                    </a:prstGeom>
                    <a:noFill/>
                    <a:ln>
                      <a:noFill/>
                    </a:ln>
                  </pic:spPr>
                </pic:pic>
              </a:graphicData>
            </a:graphic>
          </wp:inline>
        </w:drawing>
      </w:r>
    </w:p>
    <w:p w14:paraId="34D475DB" w14:textId="19E59F6B" w:rsidR="006438B6" w:rsidRPr="00CE0057" w:rsidRDefault="006438B6" w:rsidP="003910DD">
      <w:pPr>
        <w:jc w:val="both"/>
        <w:rPr>
          <w:rFonts w:ascii="Times New Roman" w:hAnsi="Times New Roman" w:cs="Times New Roman"/>
          <w:b/>
          <w:sz w:val="20"/>
        </w:rPr>
      </w:pPr>
      <w:r w:rsidRPr="00CE0057">
        <w:rPr>
          <w:rFonts w:ascii="Times New Roman" w:hAnsi="Times New Roman" w:cs="Times New Roman"/>
          <w:b/>
          <w:sz w:val="20"/>
        </w:rPr>
        <w:t xml:space="preserve">Figura Nº4. </w:t>
      </w:r>
      <w:r w:rsidR="00CE0057" w:rsidRPr="00CE0057">
        <w:rPr>
          <w:rFonts w:ascii="Times New Roman" w:hAnsi="Times New Roman" w:cs="Times New Roman"/>
          <w:b/>
          <w:sz w:val="20"/>
        </w:rPr>
        <w:t>Motor utilizado.</w:t>
      </w:r>
    </w:p>
    <w:p w14:paraId="28A9EC94" w14:textId="77777777" w:rsidR="00CE0057" w:rsidRDefault="00CE0057" w:rsidP="003910DD">
      <w:pPr>
        <w:jc w:val="both"/>
        <w:rPr>
          <w:rFonts w:ascii="Times New Roman" w:hAnsi="Times New Roman" w:cs="Times New Roman"/>
        </w:rPr>
      </w:pPr>
    </w:p>
    <w:p w14:paraId="19218FD5" w14:textId="0B16FFC4" w:rsidR="00CE0057" w:rsidRDefault="00CE0057" w:rsidP="003910DD">
      <w:pPr>
        <w:jc w:val="both"/>
        <w:rPr>
          <w:rFonts w:ascii="Times New Roman" w:hAnsi="Times New Roman" w:cs="Times New Roman"/>
        </w:rPr>
      </w:pPr>
      <w:r>
        <w:rPr>
          <w:rFonts w:ascii="Times New Roman" w:hAnsi="Times New Roman" w:cs="Times New Roman"/>
        </w:rPr>
        <w:t>Tipo de motor utilizado 12GA de 1000RPM con llantas de goma adhesiva para mayor protección en las curvas</w:t>
      </w:r>
      <w:r w:rsidR="00BA2E2B">
        <w:rPr>
          <w:rFonts w:ascii="Times New Roman" w:hAnsi="Times New Roman" w:cs="Times New Roman"/>
        </w:rPr>
        <w:t>, estos motores pueden ser conectados en polarización directa e inversa, teniendo capacidad de disminuir la velocidad y no la potencia del torque.</w:t>
      </w:r>
    </w:p>
    <w:p w14:paraId="2F3725DA" w14:textId="77777777" w:rsidR="006310A4" w:rsidRDefault="000473B9" w:rsidP="003910DD">
      <w:pPr>
        <w:jc w:val="both"/>
        <w:rPr>
          <w:rFonts w:ascii="Times New Roman" w:hAnsi="Times New Roman" w:cs="Times New Roman"/>
        </w:rPr>
      </w:pPr>
      <w:r>
        <w:rPr>
          <w:noProof/>
          <w:lang w:eastAsia="es-CO"/>
        </w:rPr>
        <w:drawing>
          <wp:inline distT="0" distB="0" distL="0" distR="0" wp14:anchorId="5D3A55DF" wp14:editId="3FD18BAF">
            <wp:extent cx="3171825" cy="1784151"/>
            <wp:effectExtent l="0" t="0" r="0" b="6985"/>
            <wp:docPr id="4" name="Imagen 4" descr="C:\Users\Hector\AppData\Local\Microsoft\Windows\INetCache\Content.Word\20160506_183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ector\AppData\Local\Microsoft\Windows\INetCache\Content.Word\20160506_18345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9201" cy="1788300"/>
                    </a:xfrm>
                    <a:prstGeom prst="rect">
                      <a:avLst/>
                    </a:prstGeom>
                    <a:noFill/>
                    <a:ln>
                      <a:noFill/>
                    </a:ln>
                  </pic:spPr>
                </pic:pic>
              </a:graphicData>
            </a:graphic>
          </wp:inline>
        </w:drawing>
      </w:r>
    </w:p>
    <w:p w14:paraId="0C5EAA25" w14:textId="34BE14EE" w:rsidR="00BA2E2B" w:rsidRPr="00BA2E2B" w:rsidRDefault="00BA2E2B" w:rsidP="003910DD">
      <w:pPr>
        <w:jc w:val="both"/>
        <w:rPr>
          <w:rFonts w:ascii="Times New Roman" w:hAnsi="Times New Roman" w:cs="Times New Roman"/>
          <w:b/>
          <w:sz w:val="20"/>
        </w:rPr>
      </w:pPr>
      <w:r w:rsidRPr="00BA2E2B">
        <w:rPr>
          <w:rFonts w:ascii="Times New Roman" w:hAnsi="Times New Roman" w:cs="Times New Roman"/>
          <w:b/>
          <w:sz w:val="20"/>
        </w:rPr>
        <w:t>Figura Nº5. Sensores probados.</w:t>
      </w:r>
    </w:p>
    <w:p w14:paraId="7B35AF92" w14:textId="77777777" w:rsidR="00BA2E2B" w:rsidRDefault="00BA2E2B" w:rsidP="003910DD">
      <w:pPr>
        <w:jc w:val="both"/>
        <w:rPr>
          <w:rFonts w:ascii="Times New Roman" w:hAnsi="Times New Roman" w:cs="Times New Roman"/>
        </w:rPr>
      </w:pPr>
    </w:p>
    <w:p w14:paraId="559D6E52" w14:textId="2125439B" w:rsidR="00BA2E2B" w:rsidRDefault="001634FA" w:rsidP="003910DD">
      <w:pPr>
        <w:jc w:val="both"/>
        <w:rPr>
          <w:rFonts w:ascii="Times New Roman" w:hAnsi="Times New Roman" w:cs="Times New Roman"/>
        </w:rPr>
      </w:pPr>
      <w:r>
        <w:rPr>
          <w:rFonts w:ascii="Times New Roman" w:hAnsi="Times New Roman" w:cs="Times New Roman"/>
        </w:rPr>
        <w:t xml:space="preserve">Sensores CNY70 teniendo como una distancia de alejamiento optimo contra el suelo de 3mm de separación, teniendo como función </w:t>
      </w:r>
      <w:r w:rsidR="006E4249">
        <w:rPr>
          <w:rFonts w:ascii="Times New Roman" w:hAnsi="Times New Roman" w:cs="Times New Roman"/>
        </w:rPr>
        <w:t xml:space="preserve">de control el PID, en la figura Nº5 se puede ver los ledes de los sensores funcionando con la iluminación ultravioleta, se usaron </w:t>
      </w:r>
      <w:r w:rsidR="006E4249">
        <w:rPr>
          <w:rFonts w:ascii="Times New Roman" w:hAnsi="Times New Roman" w:cs="Times New Roman"/>
        </w:rPr>
        <w:lastRenderedPageBreak/>
        <w:t xml:space="preserve">8 sensores para usar la máxima capacidad de la placa de </w:t>
      </w:r>
      <w:proofErr w:type="spellStart"/>
      <w:r w:rsidR="006E4249">
        <w:rPr>
          <w:rFonts w:ascii="Times New Roman" w:hAnsi="Times New Roman" w:cs="Times New Roman"/>
        </w:rPr>
        <w:t>arduino</w:t>
      </w:r>
      <w:proofErr w:type="spellEnd"/>
      <w:r w:rsidR="006E4249">
        <w:rPr>
          <w:rFonts w:ascii="Times New Roman" w:hAnsi="Times New Roman" w:cs="Times New Roman"/>
        </w:rPr>
        <w:t>.</w:t>
      </w:r>
    </w:p>
    <w:p w14:paraId="2D9F4FF3" w14:textId="2B9C9567" w:rsidR="006E4249" w:rsidRDefault="006E4249" w:rsidP="003910DD">
      <w:pPr>
        <w:jc w:val="both"/>
        <w:rPr>
          <w:rFonts w:ascii="Times New Roman" w:hAnsi="Times New Roman" w:cs="Times New Roman"/>
        </w:rPr>
      </w:pPr>
    </w:p>
    <w:p w14:paraId="3CA4DF6C" w14:textId="77777777" w:rsidR="006310A4" w:rsidRDefault="000473B9" w:rsidP="003910DD">
      <w:pPr>
        <w:jc w:val="both"/>
        <w:rPr>
          <w:noProof/>
          <w:lang w:val="es-ES" w:eastAsia="es-ES"/>
        </w:rPr>
      </w:pPr>
      <w:r>
        <w:rPr>
          <w:noProof/>
          <w:lang w:eastAsia="es-CO"/>
        </w:rPr>
        <w:drawing>
          <wp:inline distT="0" distB="0" distL="0" distR="0" wp14:anchorId="0842E6A1" wp14:editId="6B2D21E3">
            <wp:extent cx="3302001" cy="1857375"/>
            <wp:effectExtent l="0" t="0" r="0" b="9525"/>
            <wp:docPr id="2" name="Imagen 2" descr="C:\Users\Hector\AppData\Local\Microsoft\Windows\INetCache\Content.Word\20160506_183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ctor\AppData\Local\Microsoft\Windows\INetCache\Content.Word\20160506_18342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4712" cy="1858900"/>
                    </a:xfrm>
                    <a:prstGeom prst="rect">
                      <a:avLst/>
                    </a:prstGeom>
                    <a:noFill/>
                    <a:ln>
                      <a:noFill/>
                    </a:ln>
                  </pic:spPr>
                </pic:pic>
              </a:graphicData>
            </a:graphic>
          </wp:inline>
        </w:drawing>
      </w:r>
    </w:p>
    <w:p w14:paraId="311C49BD" w14:textId="2DEA096F" w:rsidR="006E4249" w:rsidRDefault="006578FB" w:rsidP="003910DD">
      <w:pPr>
        <w:jc w:val="both"/>
        <w:rPr>
          <w:noProof/>
          <w:lang w:val="es-ES" w:eastAsia="es-ES"/>
        </w:rPr>
      </w:pPr>
      <w:commentRangeStart w:id="22"/>
      <w:r>
        <w:rPr>
          <w:noProof/>
          <w:lang w:val="es-ES" w:eastAsia="es-ES"/>
        </w:rPr>
        <w:t>Figura Nº6. Robot completado.</w:t>
      </w:r>
    </w:p>
    <w:p w14:paraId="10F8A54C" w14:textId="4A1A707E" w:rsidR="006578FB" w:rsidRDefault="006578FB" w:rsidP="003910DD">
      <w:pPr>
        <w:jc w:val="both"/>
        <w:rPr>
          <w:noProof/>
          <w:lang w:val="es-ES" w:eastAsia="es-ES"/>
        </w:rPr>
      </w:pPr>
      <w:r>
        <w:rPr>
          <w:noProof/>
          <w:lang w:val="es-ES" w:eastAsia="es-ES"/>
        </w:rPr>
        <w:t xml:space="preserve">El </w:t>
      </w:r>
      <w:r w:rsidR="00023890">
        <w:rPr>
          <w:noProof/>
          <w:lang w:val="es-ES" w:eastAsia="es-ES"/>
        </w:rPr>
        <w:t>robot s</w:t>
      </w:r>
      <w:r>
        <w:rPr>
          <w:noProof/>
          <w:lang w:val="es-ES" w:eastAsia="es-ES"/>
        </w:rPr>
        <w:t xml:space="preserve">eguidor de linea </w:t>
      </w:r>
      <w:r w:rsidR="00023890">
        <w:rPr>
          <w:noProof/>
          <w:lang w:val="es-ES" w:eastAsia="es-ES"/>
        </w:rPr>
        <w:t>completado con las conexiones con elarduino, el puente H los sensores y un arreglo para demostrar cuales sensores estan leyendo las señales con los ledes.</w:t>
      </w:r>
      <w:commentRangeEnd w:id="22"/>
      <w:r w:rsidR="00211848">
        <w:rPr>
          <w:rStyle w:val="Refdecomentario"/>
        </w:rPr>
        <w:commentReference w:id="22"/>
      </w:r>
    </w:p>
    <w:p w14:paraId="180D94AF" w14:textId="77777777" w:rsidR="00023890" w:rsidRDefault="00023890" w:rsidP="003910DD">
      <w:pPr>
        <w:jc w:val="both"/>
        <w:rPr>
          <w:rFonts w:ascii="Times New Roman" w:hAnsi="Times New Roman" w:cs="Times New Roman"/>
        </w:rPr>
      </w:pPr>
      <w:r>
        <w:rPr>
          <w:noProof/>
          <w:lang w:eastAsia="es-CO"/>
        </w:rPr>
        <w:drawing>
          <wp:inline distT="0" distB="0" distL="0" distR="0" wp14:anchorId="232EBFA1" wp14:editId="537A5B4E">
            <wp:extent cx="2955925" cy="18097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869" t="27614" r="43480" b="22681"/>
                    <a:stretch/>
                  </pic:blipFill>
                  <pic:spPr bwMode="auto">
                    <a:xfrm>
                      <a:off x="0" y="0"/>
                      <a:ext cx="2960835" cy="1812756"/>
                    </a:xfrm>
                    <a:prstGeom prst="rect">
                      <a:avLst/>
                    </a:prstGeom>
                    <a:ln>
                      <a:noFill/>
                    </a:ln>
                    <a:extLst>
                      <a:ext uri="{53640926-AAD7-44D8-BBD7-CCE9431645EC}">
                        <a14:shadowObscured xmlns:a14="http://schemas.microsoft.com/office/drawing/2010/main"/>
                      </a:ext>
                    </a:extLst>
                  </pic:spPr>
                </pic:pic>
              </a:graphicData>
            </a:graphic>
          </wp:inline>
        </w:drawing>
      </w:r>
    </w:p>
    <w:p w14:paraId="05BC79C3" w14:textId="77777777" w:rsidR="005F6CEC" w:rsidRDefault="00023890" w:rsidP="003910DD">
      <w:pPr>
        <w:jc w:val="both"/>
        <w:rPr>
          <w:rFonts w:ascii="Times New Roman" w:hAnsi="Times New Roman" w:cs="Times New Roman"/>
        </w:rPr>
      </w:pPr>
      <w:r w:rsidRPr="005F6CEC">
        <w:rPr>
          <w:rFonts w:ascii="Times New Roman" w:hAnsi="Times New Roman" w:cs="Times New Roman"/>
          <w:b/>
          <w:sz w:val="20"/>
        </w:rPr>
        <w:t>Figura Nº7. Esquemático</w:t>
      </w:r>
      <w:r w:rsidRPr="005F6CEC">
        <w:rPr>
          <w:rFonts w:ascii="Times New Roman" w:hAnsi="Times New Roman" w:cs="Times New Roman"/>
          <w:sz w:val="20"/>
        </w:rPr>
        <w:t xml:space="preserve"> </w:t>
      </w:r>
    </w:p>
    <w:p w14:paraId="13AA38C5" w14:textId="2B40E190" w:rsidR="00023890" w:rsidRDefault="005F6CEC" w:rsidP="003910DD">
      <w:pPr>
        <w:jc w:val="both"/>
        <w:rPr>
          <w:rFonts w:ascii="Times New Roman" w:hAnsi="Times New Roman" w:cs="Times New Roman"/>
        </w:rPr>
      </w:pPr>
      <w:r>
        <w:rPr>
          <w:rFonts w:ascii="Times New Roman" w:hAnsi="Times New Roman" w:cs="Times New Roman"/>
        </w:rPr>
        <w:t xml:space="preserve">Esquemático </w:t>
      </w:r>
      <w:r w:rsidR="00023890">
        <w:rPr>
          <w:rFonts w:ascii="Times New Roman" w:hAnsi="Times New Roman" w:cs="Times New Roman"/>
        </w:rPr>
        <w:t xml:space="preserve">de la conexión del puente H con los motores y el </w:t>
      </w:r>
      <w:proofErr w:type="spellStart"/>
      <w:r w:rsidR="00023890">
        <w:rPr>
          <w:rFonts w:ascii="Times New Roman" w:hAnsi="Times New Roman" w:cs="Times New Roman"/>
        </w:rPr>
        <w:t>arduino</w:t>
      </w:r>
      <w:proofErr w:type="spellEnd"/>
      <w:r>
        <w:rPr>
          <w:rFonts w:ascii="Times New Roman" w:hAnsi="Times New Roman" w:cs="Times New Roman"/>
        </w:rPr>
        <w:t>, este a su vez es una guía de instalación de los componentes del robot seguidor de línea.</w:t>
      </w:r>
    </w:p>
    <w:p w14:paraId="17A7B615" w14:textId="77777777" w:rsidR="005F6CEC" w:rsidRDefault="005F6CEC" w:rsidP="003910DD">
      <w:pPr>
        <w:jc w:val="both"/>
        <w:rPr>
          <w:rFonts w:ascii="Times New Roman" w:hAnsi="Times New Roman" w:cs="Times New Roman"/>
        </w:rPr>
      </w:pPr>
    </w:p>
    <w:p w14:paraId="5FAF20A5" w14:textId="77777777" w:rsidR="005F6CEC" w:rsidRDefault="005F6CEC" w:rsidP="003910DD">
      <w:pPr>
        <w:jc w:val="both"/>
        <w:rPr>
          <w:rFonts w:ascii="Times New Roman" w:hAnsi="Times New Roman" w:cs="Times New Roman"/>
        </w:rPr>
      </w:pPr>
    </w:p>
    <w:p w14:paraId="5C844337" w14:textId="6AA1D310" w:rsidR="005F6CEC" w:rsidRDefault="005F6CEC" w:rsidP="003910DD">
      <w:pPr>
        <w:jc w:val="both"/>
        <w:rPr>
          <w:rFonts w:ascii="Times New Roman" w:hAnsi="Times New Roman" w:cs="Times New Roman"/>
        </w:rPr>
      </w:pPr>
      <w:r>
        <w:rPr>
          <w:noProof/>
          <w:lang w:eastAsia="es-CO"/>
        </w:rPr>
        <w:drawing>
          <wp:inline distT="0" distB="0" distL="0" distR="0" wp14:anchorId="5D2AF6C2" wp14:editId="556D9D7A">
            <wp:extent cx="3105150" cy="244758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6397" t="13807" r="20807" b="12187"/>
                    <a:stretch/>
                  </pic:blipFill>
                  <pic:spPr bwMode="auto">
                    <a:xfrm>
                      <a:off x="0" y="0"/>
                      <a:ext cx="3120202" cy="2459452"/>
                    </a:xfrm>
                    <a:prstGeom prst="rect">
                      <a:avLst/>
                    </a:prstGeom>
                    <a:ln>
                      <a:noFill/>
                    </a:ln>
                    <a:extLst>
                      <a:ext uri="{53640926-AAD7-44D8-BBD7-CCE9431645EC}">
                        <a14:shadowObscured xmlns:a14="http://schemas.microsoft.com/office/drawing/2010/main"/>
                      </a:ext>
                    </a:extLst>
                  </pic:spPr>
                </pic:pic>
              </a:graphicData>
            </a:graphic>
          </wp:inline>
        </w:drawing>
      </w:r>
    </w:p>
    <w:p w14:paraId="731A2694" w14:textId="039EA216" w:rsidR="005F6CEC" w:rsidRPr="005F6CEC" w:rsidRDefault="005F6CEC" w:rsidP="003910DD">
      <w:pPr>
        <w:jc w:val="both"/>
        <w:rPr>
          <w:rFonts w:ascii="Times New Roman" w:hAnsi="Times New Roman" w:cs="Times New Roman"/>
          <w:b/>
          <w:sz w:val="20"/>
        </w:rPr>
      </w:pPr>
      <w:r w:rsidRPr="005F6CEC">
        <w:rPr>
          <w:rFonts w:ascii="Times New Roman" w:hAnsi="Times New Roman" w:cs="Times New Roman"/>
          <w:b/>
          <w:sz w:val="20"/>
        </w:rPr>
        <w:t xml:space="preserve">Figura Nº8. Esquemático en </w:t>
      </w:r>
      <w:proofErr w:type="spellStart"/>
      <w:r w:rsidRPr="005F6CEC">
        <w:rPr>
          <w:rFonts w:ascii="Times New Roman" w:hAnsi="Times New Roman" w:cs="Times New Roman"/>
          <w:b/>
          <w:sz w:val="20"/>
        </w:rPr>
        <w:t>proteus</w:t>
      </w:r>
      <w:proofErr w:type="spellEnd"/>
      <w:r>
        <w:rPr>
          <w:rFonts w:ascii="Times New Roman" w:hAnsi="Times New Roman" w:cs="Times New Roman"/>
          <w:b/>
          <w:sz w:val="20"/>
        </w:rPr>
        <w:t>.</w:t>
      </w:r>
    </w:p>
    <w:p w14:paraId="693F3D5D" w14:textId="79D8BEF3" w:rsidR="005F6CEC" w:rsidRDefault="005F6CEC" w:rsidP="003910DD">
      <w:pPr>
        <w:jc w:val="both"/>
        <w:rPr>
          <w:rFonts w:ascii="Times New Roman" w:hAnsi="Times New Roman" w:cs="Times New Roman"/>
        </w:rPr>
      </w:pPr>
      <w:r>
        <w:rPr>
          <w:rFonts w:ascii="Times New Roman" w:hAnsi="Times New Roman" w:cs="Times New Roman"/>
        </w:rPr>
        <w:t xml:space="preserve">El esquemático de la figura 5 </w:t>
      </w:r>
      <w:proofErr w:type="spellStart"/>
      <w:r>
        <w:rPr>
          <w:rFonts w:ascii="Times New Roman" w:hAnsi="Times New Roman" w:cs="Times New Roman"/>
        </w:rPr>
        <w:t>esta</w:t>
      </w:r>
      <w:proofErr w:type="spellEnd"/>
      <w:r>
        <w:rPr>
          <w:rFonts w:ascii="Times New Roman" w:hAnsi="Times New Roman" w:cs="Times New Roman"/>
        </w:rPr>
        <w:t xml:space="preserve"> diseñado para la implementación </w:t>
      </w:r>
      <w:r w:rsidR="004B5871">
        <w:rPr>
          <w:rFonts w:ascii="Times New Roman" w:hAnsi="Times New Roman" w:cs="Times New Roman"/>
        </w:rPr>
        <w:t>en una váquela.</w:t>
      </w:r>
    </w:p>
    <w:p w14:paraId="263335CA" w14:textId="5C0DACC7" w:rsidR="000473B9" w:rsidRDefault="000473B9" w:rsidP="003910DD">
      <w:pPr>
        <w:jc w:val="both"/>
        <w:rPr>
          <w:rFonts w:ascii="Times New Roman" w:hAnsi="Times New Roman" w:cs="Times New Roman"/>
        </w:rPr>
      </w:pPr>
      <w:r>
        <w:rPr>
          <w:noProof/>
          <w:lang w:eastAsia="es-CO"/>
        </w:rPr>
        <w:drawing>
          <wp:inline distT="0" distB="0" distL="0" distR="0" wp14:anchorId="099660EB" wp14:editId="00F47122">
            <wp:extent cx="3285065" cy="1847850"/>
            <wp:effectExtent l="0" t="0" r="0" b="0"/>
            <wp:docPr id="1" name="Imagen 1" descr="C:\Users\Hector\AppData\Local\Microsoft\Windows\INetCache\Content.Word\20160506_183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ctor\AppData\Local\Microsoft\Windows\INetCache\Content.Word\20160506_18353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89294" cy="1850229"/>
                    </a:xfrm>
                    <a:prstGeom prst="rect">
                      <a:avLst/>
                    </a:prstGeom>
                    <a:noFill/>
                    <a:ln>
                      <a:noFill/>
                    </a:ln>
                  </pic:spPr>
                </pic:pic>
              </a:graphicData>
            </a:graphic>
          </wp:inline>
        </w:drawing>
      </w:r>
    </w:p>
    <w:p w14:paraId="664D1948" w14:textId="01AFF9BC" w:rsidR="00E56374" w:rsidRDefault="004B5871" w:rsidP="003910DD">
      <w:pPr>
        <w:jc w:val="both"/>
        <w:rPr>
          <w:rFonts w:ascii="Times New Roman" w:hAnsi="Times New Roman" w:cs="Times New Roman"/>
        </w:rPr>
      </w:pPr>
      <w:r>
        <w:rPr>
          <w:rFonts w:ascii="Times New Roman" w:hAnsi="Times New Roman" w:cs="Times New Roman"/>
        </w:rPr>
        <w:t xml:space="preserve">Figura Nº9. Circuito de conexión de los sensores quemados en la vaquera producida en ares de </w:t>
      </w:r>
      <w:proofErr w:type="spellStart"/>
      <w:r>
        <w:rPr>
          <w:rFonts w:ascii="Times New Roman" w:hAnsi="Times New Roman" w:cs="Times New Roman"/>
        </w:rPr>
        <w:t>proteus</w:t>
      </w:r>
      <w:proofErr w:type="spellEnd"/>
      <w:r>
        <w:rPr>
          <w:rFonts w:ascii="Times New Roman" w:hAnsi="Times New Roman" w:cs="Times New Roman"/>
        </w:rPr>
        <w:t>.</w:t>
      </w:r>
    </w:p>
    <w:p w14:paraId="0DFC61A5" w14:textId="77777777" w:rsidR="004B5871" w:rsidRDefault="004B5871" w:rsidP="003910DD">
      <w:pPr>
        <w:jc w:val="both"/>
        <w:rPr>
          <w:rFonts w:ascii="Times New Roman" w:hAnsi="Times New Roman" w:cs="Times New Roman"/>
        </w:rPr>
      </w:pPr>
    </w:p>
    <w:p w14:paraId="767938FF" w14:textId="43787F78" w:rsidR="00115035" w:rsidRDefault="00115035" w:rsidP="003910DD">
      <w:pPr>
        <w:jc w:val="both"/>
        <w:rPr>
          <w:rFonts w:ascii="Times New Roman" w:hAnsi="Times New Roman" w:cs="Times New Roman"/>
        </w:rPr>
      </w:pPr>
      <w:commentRangeStart w:id="23"/>
      <w:r>
        <w:rPr>
          <w:rFonts w:ascii="Times New Roman" w:hAnsi="Times New Roman" w:cs="Times New Roman"/>
        </w:rPr>
        <w:t xml:space="preserve">A continuación se demuestra el código de programación del </w:t>
      </w:r>
      <w:proofErr w:type="spellStart"/>
      <w:r>
        <w:rPr>
          <w:rFonts w:ascii="Times New Roman" w:hAnsi="Times New Roman" w:cs="Times New Roman"/>
        </w:rPr>
        <w:t>arduino</w:t>
      </w:r>
      <w:proofErr w:type="spellEnd"/>
      <w:r>
        <w:rPr>
          <w:rFonts w:ascii="Times New Roman" w:hAnsi="Times New Roman" w:cs="Times New Roman"/>
        </w:rPr>
        <w:t xml:space="preserve"> con la lectura de los sensores y el controlador del puente H para la dirección del robot.</w:t>
      </w:r>
      <w:commentRangeEnd w:id="23"/>
      <w:r w:rsidR="00211848">
        <w:rPr>
          <w:rStyle w:val="Refdecomentario"/>
        </w:rPr>
        <w:commentReference w:id="23"/>
      </w:r>
    </w:p>
    <w:p w14:paraId="34D8468A" w14:textId="77777777" w:rsidR="00115035" w:rsidRDefault="00115035" w:rsidP="003910DD">
      <w:pPr>
        <w:jc w:val="both"/>
        <w:rPr>
          <w:rFonts w:ascii="Times New Roman" w:hAnsi="Times New Roman" w:cs="Times New Roman"/>
        </w:rPr>
      </w:pPr>
    </w:p>
    <w:p w14:paraId="4D69CAD0" w14:textId="77777777" w:rsidR="00115035" w:rsidRPr="00211848" w:rsidRDefault="00115035" w:rsidP="00115035">
      <w:pPr>
        <w:jc w:val="both"/>
        <w:rPr>
          <w:rFonts w:ascii="Times New Roman" w:hAnsi="Times New Roman" w:cs="Times New Roman"/>
          <w:lang w:val="en-US"/>
          <w:rPrChange w:id="24" w:author="Gerardo Lopez" w:date="2016-05-16T13:24:00Z">
            <w:rPr>
              <w:rFonts w:ascii="Times New Roman" w:hAnsi="Times New Roman" w:cs="Times New Roman"/>
            </w:rPr>
          </w:rPrChange>
        </w:rPr>
      </w:pPr>
      <w:r w:rsidRPr="00211848">
        <w:rPr>
          <w:rFonts w:ascii="Times New Roman" w:hAnsi="Times New Roman" w:cs="Times New Roman"/>
          <w:lang w:val="en-US"/>
          <w:rPrChange w:id="25" w:author="Gerardo Lopez" w:date="2016-05-16T13:24:00Z">
            <w:rPr>
              <w:rFonts w:ascii="Times New Roman" w:hAnsi="Times New Roman" w:cs="Times New Roman"/>
            </w:rPr>
          </w:rPrChange>
        </w:rPr>
        <w:t>#define Left_Dir1 5</w:t>
      </w:r>
    </w:p>
    <w:p w14:paraId="6E966227" w14:textId="77777777" w:rsidR="00115035" w:rsidRPr="00211848" w:rsidRDefault="00115035" w:rsidP="00115035">
      <w:pPr>
        <w:jc w:val="both"/>
        <w:rPr>
          <w:rFonts w:ascii="Times New Roman" w:hAnsi="Times New Roman" w:cs="Times New Roman"/>
          <w:lang w:val="en-US"/>
          <w:rPrChange w:id="26" w:author="Gerardo Lopez" w:date="2016-05-16T13:24:00Z">
            <w:rPr>
              <w:rFonts w:ascii="Times New Roman" w:hAnsi="Times New Roman" w:cs="Times New Roman"/>
            </w:rPr>
          </w:rPrChange>
        </w:rPr>
      </w:pPr>
      <w:r w:rsidRPr="00211848">
        <w:rPr>
          <w:rFonts w:ascii="Times New Roman" w:hAnsi="Times New Roman" w:cs="Times New Roman"/>
          <w:lang w:val="en-US"/>
          <w:rPrChange w:id="27" w:author="Gerardo Lopez" w:date="2016-05-16T13:24:00Z">
            <w:rPr>
              <w:rFonts w:ascii="Times New Roman" w:hAnsi="Times New Roman" w:cs="Times New Roman"/>
            </w:rPr>
          </w:rPrChange>
        </w:rPr>
        <w:t>#define Left_Dir2 7</w:t>
      </w:r>
    </w:p>
    <w:p w14:paraId="1A407525" w14:textId="77777777" w:rsidR="00115035" w:rsidRPr="00211848" w:rsidRDefault="00115035" w:rsidP="00115035">
      <w:pPr>
        <w:jc w:val="both"/>
        <w:rPr>
          <w:rFonts w:ascii="Times New Roman" w:hAnsi="Times New Roman" w:cs="Times New Roman"/>
          <w:lang w:val="en-US"/>
          <w:rPrChange w:id="28" w:author="Gerardo Lopez" w:date="2016-05-16T13:24:00Z">
            <w:rPr>
              <w:rFonts w:ascii="Times New Roman" w:hAnsi="Times New Roman" w:cs="Times New Roman"/>
            </w:rPr>
          </w:rPrChange>
        </w:rPr>
      </w:pPr>
      <w:r w:rsidRPr="00211848">
        <w:rPr>
          <w:rFonts w:ascii="Times New Roman" w:hAnsi="Times New Roman" w:cs="Times New Roman"/>
          <w:lang w:val="en-US"/>
          <w:rPrChange w:id="29" w:author="Gerardo Lopez" w:date="2016-05-16T13:24:00Z">
            <w:rPr>
              <w:rFonts w:ascii="Times New Roman" w:hAnsi="Times New Roman" w:cs="Times New Roman"/>
            </w:rPr>
          </w:rPrChange>
        </w:rPr>
        <w:t xml:space="preserve">#define </w:t>
      </w:r>
      <w:proofErr w:type="spellStart"/>
      <w:r w:rsidRPr="00211848">
        <w:rPr>
          <w:rFonts w:ascii="Times New Roman" w:hAnsi="Times New Roman" w:cs="Times New Roman"/>
          <w:lang w:val="en-US"/>
          <w:rPrChange w:id="30" w:author="Gerardo Lopez" w:date="2016-05-16T13:24:00Z">
            <w:rPr>
              <w:rFonts w:ascii="Times New Roman" w:hAnsi="Times New Roman" w:cs="Times New Roman"/>
            </w:rPr>
          </w:rPrChange>
        </w:rPr>
        <w:t>Left_Speed</w:t>
      </w:r>
      <w:proofErr w:type="spellEnd"/>
      <w:r w:rsidRPr="00211848">
        <w:rPr>
          <w:rFonts w:ascii="Times New Roman" w:hAnsi="Times New Roman" w:cs="Times New Roman"/>
          <w:lang w:val="en-US"/>
          <w:rPrChange w:id="31" w:author="Gerardo Lopez" w:date="2016-05-16T13:24:00Z">
            <w:rPr>
              <w:rFonts w:ascii="Times New Roman" w:hAnsi="Times New Roman" w:cs="Times New Roman"/>
            </w:rPr>
          </w:rPrChange>
        </w:rPr>
        <w:t xml:space="preserve"> 6</w:t>
      </w:r>
    </w:p>
    <w:p w14:paraId="35DAD366" w14:textId="77777777" w:rsidR="00115035" w:rsidRPr="00211848" w:rsidRDefault="00115035" w:rsidP="00115035">
      <w:pPr>
        <w:jc w:val="both"/>
        <w:rPr>
          <w:rFonts w:ascii="Times New Roman" w:hAnsi="Times New Roman" w:cs="Times New Roman"/>
          <w:lang w:val="en-US"/>
          <w:rPrChange w:id="32" w:author="Gerardo Lopez" w:date="2016-05-16T13:24:00Z">
            <w:rPr>
              <w:rFonts w:ascii="Times New Roman" w:hAnsi="Times New Roman" w:cs="Times New Roman"/>
            </w:rPr>
          </w:rPrChange>
        </w:rPr>
      </w:pPr>
      <w:r w:rsidRPr="00211848">
        <w:rPr>
          <w:rFonts w:ascii="Times New Roman" w:hAnsi="Times New Roman" w:cs="Times New Roman"/>
          <w:lang w:val="en-US"/>
          <w:rPrChange w:id="33" w:author="Gerardo Lopez" w:date="2016-05-16T13:24:00Z">
            <w:rPr>
              <w:rFonts w:ascii="Times New Roman" w:hAnsi="Times New Roman" w:cs="Times New Roman"/>
            </w:rPr>
          </w:rPrChange>
        </w:rPr>
        <w:t>#define Right_Dir1 2</w:t>
      </w:r>
    </w:p>
    <w:p w14:paraId="26ECCA6C" w14:textId="77777777" w:rsidR="00115035" w:rsidRPr="00211848" w:rsidRDefault="00115035" w:rsidP="00115035">
      <w:pPr>
        <w:jc w:val="both"/>
        <w:rPr>
          <w:rFonts w:ascii="Times New Roman" w:hAnsi="Times New Roman" w:cs="Times New Roman"/>
          <w:lang w:val="en-US"/>
          <w:rPrChange w:id="34" w:author="Gerardo Lopez" w:date="2016-05-16T13:24:00Z">
            <w:rPr>
              <w:rFonts w:ascii="Times New Roman" w:hAnsi="Times New Roman" w:cs="Times New Roman"/>
            </w:rPr>
          </w:rPrChange>
        </w:rPr>
      </w:pPr>
      <w:r w:rsidRPr="00211848">
        <w:rPr>
          <w:rFonts w:ascii="Times New Roman" w:hAnsi="Times New Roman" w:cs="Times New Roman"/>
          <w:lang w:val="en-US"/>
          <w:rPrChange w:id="35" w:author="Gerardo Lopez" w:date="2016-05-16T13:24:00Z">
            <w:rPr>
              <w:rFonts w:ascii="Times New Roman" w:hAnsi="Times New Roman" w:cs="Times New Roman"/>
            </w:rPr>
          </w:rPrChange>
        </w:rPr>
        <w:t>#define Right_Dir2 4</w:t>
      </w:r>
    </w:p>
    <w:p w14:paraId="559507E9" w14:textId="23D9D2D0" w:rsidR="00115035" w:rsidRPr="00211848" w:rsidRDefault="00115035" w:rsidP="00115035">
      <w:pPr>
        <w:jc w:val="both"/>
        <w:rPr>
          <w:rFonts w:ascii="Times New Roman" w:hAnsi="Times New Roman" w:cs="Times New Roman"/>
          <w:lang w:val="en-US"/>
          <w:rPrChange w:id="36" w:author="Gerardo Lopez" w:date="2016-05-16T13:24:00Z">
            <w:rPr>
              <w:rFonts w:ascii="Times New Roman" w:hAnsi="Times New Roman" w:cs="Times New Roman"/>
            </w:rPr>
          </w:rPrChange>
        </w:rPr>
      </w:pPr>
      <w:commentRangeStart w:id="37"/>
      <w:r w:rsidRPr="00211848">
        <w:rPr>
          <w:rFonts w:ascii="Times New Roman" w:hAnsi="Times New Roman" w:cs="Times New Roman"/>
          <w:lang w:val="en-US"/>
          <w:rPrChange w:id="38" w:author="Gerardo Lopez" w:date="2016-05-16T13:24:00Z">
            <w:rPr>
              <w:rFonts w:ascii="Times New Roman" w:hAnsi="Times New Roman" w:cs="Times New Roman"/>
            </w:rPr>
          </w:rPrChange>
        </w:rPr>
        <w:lastRenderedPageBreak/>
        <w:t xml:space="preserve">#define </w:t>
      </w:r>
      <w:proofErr w:type="spellStart"/>
      <w:r w:rsidRPr="00211848">
        <w:rPr>
          <w:rFonts w:ascii="Times New Roman" w:hAnsi="Times New Roman" w:cs="Times New Roman"/>
          <w:lang w:val="en-US"/>
          <w:rPrChange w:id="39" w:author="Gerardo Lopez" w:date="2016-05-16T13:24:00Z">
            <w:rPr>
              <w:rFonts w:ascii="Times New Roman" w:hAnsi="Times New Roman" w:cs="Times New Roman"/>
            </w:rPr>
          </w:rPrChange>
        </w:rPr>
        <w:t>Right_Speed</w:t>
      </w:r>
      <w:proofErr w:type="spellEnd"/>
      <w:r w:rsidRPr="00211848">
        <w:rPr>
          <w:rFonts w:ascii="Times New Roman" w:hAnsi="Times New Roman" w:cs="Times New Roman"/>
          <w:lang w:val="en-US"/>
          <w:rPrChange w:id="40" w:author="Gerardo Lopez" w:date="2016-05-16T13:24:00Z">
            <w:rPr>
              <w:rFonts w:ascii="Times New Roman" w:hAnsi="Times New Roman" w:cs="Times New Roman"/>
            </w:rPr>
          </w:rPrChange>
        </w:rPr>
        <w:t xml:space="preserve"> 3</w:t>
      </w:r>
    </w:p>
    <w:p w14:paraId="515D467E" w14:textId="77777777" w:rsidR="00115035" w:rsidRPr="00211848" w:rsidRDefault="00115035" w:rsidP="00115035">
      <w:pPr>
        <w:jc w:val="both"/>
        <w:rPr>
          <w:rFonts w:ascii="Times New Roman" w:hAnsi="Times New Roman" w:cs="Times New Roman"/>
          <w:lang w:val="en-US"/>
          <w:rPrChange w:id="41" w:author="Gerardo Lopez" w:date="2016-05-16T13:24:00Z">
            <w:rPr>
              <w:rFonts w:ascii="Times New Roman" w:hAnsi="Times New Roman" w:cs="Times New Roman"/>
            </w:rPr>
          </w:rPrChange>
        </w:rPr>
      </w:pPr>
      <w:r w:rsidRPr="00211848">
        <w:rPr>
          <w:rFonts w:ascii="Times New Roman" w:hAnsi="Times New Roman" w:cs="Times New Roman"/>
          <w:lang w:val="en-US"/>
          <w:rPrChange w:id="42" w:author="Gerardo Lopez" w:date="2016-05-16T13:24:00Z">
            <w:rPr>
              <w:rFonts w:ascii="Times New Roman" w:hAnsi="Times New Roman" w:cs="Times New Roman"/>
            </w:rPr>
          </w:rPrChange>
        </w:rPr>
        <w:t>#define buzzer A4</w:t>
      </w:r>
    </w:p>
    <w:p w14:paraId="0266293E" w14:textId="77777777" w:rsidR="00115035" w:rsidRPr="00211848" w:rsidRDefault="00115035" w:rsidP="00115035">
      <w:pPr>
        <w:jc w:val="both"/>
        <w:rPr>
          <w:rFonts w:ascii="Times New Roman" w:hAnsi="Times New Roman" w:cs="Times New Roman"/>
          <w:lang w:val="en-US"/>
          <w:rPrChange w:id="43" w:author="Gerardo Lopez" w:date="2016-05-16T13:24:00Z">
            <w:rPr>
              <w:rFonts w:ascii="Times New Roman" w:hAnsi="Times New Roman" w:cs="Times New Roman"/>
            </w:rPr>
          </w:rPrChange>
        </w:rPr>
      </w:pPr>
      <w:r w:rsidRPr="00211848">
        <w:rPr>
          <w:rFonts w:ascii="Times New Roman" w:hAnsi="Times New Roman" w:cs="Times New Roman"/>
          <w:lang w:val="en-US"/>
          <w:rPrChange w:id="44" w:author="Gerardo Lopez" w:date="2016-05-16T13:24:00Z">
            <w:rPr>
              <w:rFonts w:ascii="Times New Roman" w:hAnsi="Times New Roman" w:cs="Times New Roman"/>
            </w:rPr>
          </w:rPrChange>
        </w:rPr>
        <w:t>#define button A5</w:t>
      </w:r>
    </w:p>
    <w:p w14:paraId="2448DE5B" w14:textId="77777777" w:rsidR="00115035" w:rsidRPr="00211848" w:rsidRDefault="00115035" w:rsidP="00115035">
      <w:pPr>
        <w:jc w:val="both"/>
        <w:rPr>
          <w:rFonts w:ascii="Times New Roman" w:hAnsi="Times New Roman" w:cs="Times New Roman"/>
          <w:lang w:val="en-US"/>
          <w:rPrChange w:id="45" w:author="Gerardo Lopez" w:date="2016-05-16T13:24:00Z">
            <w:rPr>
              <w:rFonts w:ascii="Times New Roman" w:hAnsi="Times New Roman" w:cs="Times New Roman"/>
            </w:rPr>
          </w:rPrChange>
        </w:rPr>
      </w:pPr>
    </w:p>
    <w:p w14:paraId="4A9839A8" w14:textId="09702C14" w:rsidR="00115035" w:rsidRPr="00115035" w:rsidRDefault="00115035" w:rsidP="00115035">
      <w:pPr>
        <w:jc w:val="both"/>
        <w:rPr>
          <w:rFonts w:ascii="Times New Roman" w:hAnsi="Times New Roman" w:cs="Times New Roman"/>
        </w:rPr>
      </w:pPr>
      <w:r w:rsidRPr="00115035">
        <w:rPr>
          <w:rFonts w:ascii="Times New Roman" w:hAnsi="Times New Roman" w:cs="Times New Roman"/>
        </w:rPr>
        <w:t>int sensor[8] = { 8,9,10,11,1</w:t>
      </w:r>
      <w:r>
        <w:rPr>
          <w:rFonts w:ascii="Times New Roman" w:hAnsi="Times New Roman" w:cs="Times New Roman"/>
        </w:rPr>
        <w:t xml:space="preserve">2,13,14,15 }; // Pin </w:t>
      </w:r>
      <w:proofErr w:type="spellStart"/>
      <w:r>
        <w:rPr>
          <w:rFonts w:ascii="Times New Roman" w:hAnsi="Times New Roman" w:cs="Times New Roman"/>
        </w:rPr>
        <w:t>assignment</w:t>
      </w:r>
      <w:proofErr w:type="spellEnd"/>
    </w:p>
    <w:p w14:paraId="4CE8B653" w14:textId="77777777" w:rsidR="00115035" w:rsidRPr="00211848" w:rsidRDefault="00115035" w:rsidP="00115035">
      <w:pPr>
        <w:jc w:val="both"/>
        <w:rPr>
          <w:rFonts w:ascii="Times New Roman" w:hAnsi="Times New Roman" w:cs="Times New Roman"/>
          <w:lang w:val="en-US"/>
        </w:rPr>
      </w:pPr>
      <w:proofErr w:type="gramStart"/>
      <w:r w:rsidRPr="00211848">
        <w:rPr>
          <w:rFonts w:ascii="Times New Roman" w:hAnsi="Times New Roman" w:cs="Times New Roman"/>
          <w:lang w:val="en-US"/>
        </w:rPr>
        <w:t>int</w:t>
      </w:r>
      <w:proofErr w:type="gramEnd"/>
      <w:r w:rsidRPr="00211848">
        <w:rPr>
          <w:rFonts w:ascii="Times New Roman" w:hAnsi="Times New Roman" w:cs="Times New Roman"/>
          <w:lang w:val="en-US"/>
        </w:rPr>
        <w:t xml:space="preserve"> </w:t>
      </w:r>
      <w:proofErr w:type="spellStart"/>
      <w:r w:rsidRPr="00211848">
        <w:rPr>
          <w:rFonts w:ascii="Times New Roman" w:hAnsi="Times New Roman" w:cs="Times New Roman"/>
          <w:lang w:val="en-US"/>
        </w:rPr>
        <w:t>sensorReading</w:t>
      </w:r>
      <w:proofErr w:type="spellEnd"/>
      <w:r w:rsidRPr="00211848">
        <w:rPr>
          <w:rFonts w:ascii="Times New Roman" w:hAnsi="Times New Roman" w:cs="Times New Roman"/>
          <w:lang w:val="en-US"/>
        </w:rPr>
        <w:t>[8] = { 0 }; // Sensor reading array</w:t>
      </w:r>
    </w:p>
    <w:p w14:paraId="16A77542" w14:textId="77777777" w:rsidR="00115035" w:rsidRPr="00211848" w:rsidRDefault="00115035" w:rsidP="00115035">
      <w:pPr>
        <w:jc w:val="both"/>
        <w:rPr>
          <w:rFonts w:ascii="Times New Roman" w:hAnsi="Times New Roman" w:cs="Times New Roman"/>
          <w:lang w:val="en-US"/>
        </w:rPr>
      </w:pPr>
      <w:proofErr w:type="gramStart"/>
      <w:r w:rsidRPr="00211848">
        <w:rPr>
          <w:rFonts w:ascii="Times New Roman" w:hAnsi="Times New Roman" w:cs="Times New Roman"/>
          <w:lang w:val="en-US"/>
        </w:rPr>
        <w:t>int</w:t>
      </w:r>
      <w:proofErr w:type="gramEnd"/>
      <w:r w:rsidRPr="00211848">
        <w:rPr>
          <w:rFonts w:ascii="Times New Roman" w:hAnsi="Times New Roman" w:cs="Times New Roman"/>
          <w:lang w:val="en-US"/>
        </w:rPr>
        <w:t xml:space="preserve"> </w:t>
      </w:r>
      <w:proofErr w:type="spellStart"/>
      <w:r w:rsidRPr="00211848">
        <w:rPr>
          <w:rFonts w:ascii="Times New Roman" w:hAnsi="Times New Roman" w:cs="Times New Roman"/>
          <w:lang w:val="en-US"/>
        </w:rPr>
        <w:t>memoria</w:t>
      </w:r>
      <w:proofErr w:type="spellEnd"/>
      <w:r w:rsidRPr="00211848">
        <w:rPr>
          <w:rFonts w:ascii="Times New Roman" w:hAnsi="Times New Roman" w:cs="Times New Roman"/>
          <w:lang w:val="en-US"/>
        </w:rPr>
        <w:t>=0;</w:t>
      </w:r>
    </w:p>
    <w:p w14:paraId="314A160E" w14:textId="77777777" w:rsidR="00115035" w:rsidRPr="00211848" w:rsidRDefault="00115035" w:rsidP="00115035">
      <w:pPr>
        <w:jc w:val="both"/>
        <w:rPr>
          <w:rFonts w:ascii="Times New Roman" w:hAnsi="Times New Roman" w:cs="Times New Roman"/>
          <w:lang w:val="en-US"/>
        </w:rPr>
      </w:pPr>
      <w:proofErr w:type="gramStart"/>
      <w:r w:rsidRPr="00211848">
        <w:rPr>
          <w:rFonts w:ascii="Times New Roman" w:hAnsi="Times New Roman" w:cs="Times New Roman"/>
          <w:lang w:val="en-US"/>
        </w:rPr>
        <w:t>int</w:t>
      </w:r>
      <w:proofErr w:type="gramEnd"/>
      <w:r w:rsidRPr="00211848">
        <w:rPr>
          <w:rFonts w:ascii="Times New Roman" w:hAnsi="Times New Roman" w:cs="Times New Roman"/>
          <w:lang w:val="en-US"/>
        </w:rPr>
        <w:t xml:space="preserve"> s1=0;</w:t>
      </w:r>
    </w:p>
    <w:p w14:paraId="023CEFF4" w14:textId="77777777" w:rsidR="00115035" w:rsidRPr="00211848" w:rsidRDefault="00115035" w:rsidP="00115035">
      <w:pPr>
        <w:jc w:val="both"/>
        <w:rPr>
          <w:rFonts w:ascii="Times New Roman" w:hAnsi="Times New Roman" w:cs="Times New Roman"/>
          <w:lang w:val="en-US"/>
        </w:rPr>
      </w:pPr>
      <w:proofErr w:type="gramStart"/>
      <w:r w:rsidRPr="00211848">
        <w:rPr>
          <w:rFonts w:ascii="Times New Roman" w:hAnsi="Times New Roman" w:cs="Times New Roman"/>
          <w:lang w:val="en-US"/>
        </w:rPr>
        <w:t>int</w:t>
      </w:r>
      <w:proofErr w:type="gramEnd"/>
      <w:r w:rsidRPr="00211848">
        <w:rPr>
          <w:rFonts w:ascii="Times New Roman" w:hAnsi="Times New Roman" w:cs="Times New Roman"/>
          <w:lang w:val="en-US"/>
        </w:rPr>
        <w:t xml:space="preserve"> s2=0;</w:t>
      </w:r>
    </w:p>
    <w:p w14:paraId="76CE2773" w14:textId="77777777" w:rsidR="00115035" w:rsidRPr="00211848" w:rsidRDefault="00115035" w:rsidP="00115035">
      <w:pPr>
        <w:jc w:val="both"/>
        <w:rPr>
          <w:rFonts w:ascii="Times New Roman" w:hAnsi="Times New Roman" w:cs="Times New Roman"/>
          <w:lang w:val="en-US"/>
        </w:rPr>
      </w:pPr>
      <w:proofErr w:type="gramStart"/>
      <w:r w:rsidRPr="00211848">
        <w:rPr>
          <w:rFonts w:ascii="Times New Roman" w:hAnsi="Times New Roman" w:cs="Times New Roman"/>
          <w:lang w:val="en-US"/>
        </w:rPr>
        <w:t>int</w:t>
      </w:r>
      <w:proofErr w:type="gramEnd"/>
      <w:r w:rsidRPr="00211848">
        <w:rPr>
          <w:rFonts w:ascii="Times New Roman" w:hAnsi="Times New Roman" w:cs="Times New Roman"/>
          <w:lang w:val="en-US"/>
        </w:rPr>
        <w:t xml:space="preserve"> s3=0;</w:t>
      </w:r>
    </w:p>
    <w:p w14:paraId="5DCC4F61" w14:textId="77777777" w:rsidR="00115035" w:rsidRPr="00211848" w:rsidRDefault="00115035" w:rsidP="00115035">
      <w:pPr>
        <w:jc w:val="both"/>
        <w:rPr>
          <w:rFonts w:ascii="Times New Roman" w:hAnsi="Times New Roman" w:cs="Times New Roman"/>
          <w:lang w:val="en-US"/>
        </w:rPr>
      </w:pPr>
      <w:proofErr w:type="gramStart"/>
      <w:r w:rsidRPr="00211848">
        <w:rPr>
          <w:rFonts w:ascii="Times New Roman" w:hAnsi="Times New Roman" w:cs="Times New Roman"/>
          <w:lang w:val="en-US"/>
        </w:rPr>
        <w:t>int</w:t>
      </w:r>
      <w:proofErr w:type="gramEnd"/>
      <w:r w:rsidRPr="00211848">
        <w:rPr>
          <w:rFonts w:ascii="Times New Roman" w:hAnsi="Times New Roman" w:cs="Times New Roman"/>
          <w:lang w:val="en-US"/>
        </w:rPr>
        <w:t xml:space="preserve"> s4=0;</w:t>
      </w:r>
    </w:p>
    <w:p w14:paraId="020E1CAD" w14:textId="77777777" w:rsidR="00115035" w:rsidRPr="00211848" w:rsidRDefault="00115035" w:rsidP="00115035">
      <w:pPr>
        <w:jc w:val="both"/>
        <w:rPr>
          <w:rFonts w:ascii="Times New Roman" w:hAnsi="Times New Roman" w:cs="Times New Roman"/>
          <w:lang w:val="en-US"/>
        </w:rPr>
      </w:pPr>
      <w:proofErr w:type="gramStart"/>
      <w:r w:rsidRPr="00211848">
        <w:rPr>
          <w:rFonts w:ascii="Times New Roman" w:hAnsi="Times New Roman" w:cs="Times New Roman"/>
          <w:lang w:val="en-US"/>
        </w:rPr>
        <w:t>int</w:t>
      </w:r>
      <w:proofErr w:type="gramEnd"/>
      <w:r w:rsidRPr="00211848">
        <w:rPr>
          <w:rFonts w:ascii="Times New Roman" w:hAnsi="Times New Roman" w:cs="Times New Roman"/>
          <w:lang w:val="en-US"/>
        </w:rPr>
        <w:t xml:space="preserve"> s5=0;</w:t>
      </w:r>
    </w:p>
    <w:p w14:paraId="726EC38E" w14:textId="77777777" w:rsidR="00115035" w:rsidRPr="00211848" w:rsidRDefault="00115035" w:rsidP="00115035">
      <w:pPr>
        <w:jc w:val="both"/>
        <w:rPr>
          <w:rFonts w:ascii="Times New Roman" w:hAnsi="Times New Roman" w:cs="Times New Roman"/>
          <w:lang w:val="en-US"/>
        </w:rPr>
      </w:pPr>
      <w:proofErr w:type="gramStart"/>
      <w:r w:rsidRPr="00211848">
        <w:rPr>
          <w:rFonts w:ascii="Times New Roman" w:hAnsi="Times New Roman" w:cs="Times New Roman"/>
          <w:lang w:val="en-US"/>
        </w:rPr>
        <w:t>int</w:t>
      </w:r>
      <w:proofErr w:type="gramEnd"/>
      <w:r w:rsidRPr="00211848">
        <w:rPr>
          <w:rFonts w:ascii="Times New Roman" w:hAnsi="Times New Roman" w:cs="Times New Roman"/>
          <w:lang w:val="en-US"/>
        </w:rPr>
        <w:t xml:space="preserve"> s6=0;</w:t>
      </w:r>
    </w:p>
    <w:p w14:paraId="1E510CF6" w14:textId="77777777" w:rsidR="00115035" w:rsidRPr="00211848" w:rsidRDefault="00115035" w:rsidP="00115035">
      <w:pPr>
        <w:jc w:val="both"/>
        <w:rPr>
          <w:rFonts w:ascii="Times New Roman" w:hAnsi="Times New Roman" w:cs="Times New Roman"/>
          <w:lang w:val="en-US"/>
        </w:rPr>
      </w:pPr>
      <w:proofErr w:type="gramStart"/>
      <w:r w:rsidRPr="00211848">
        <w:rPr>
          <w:rFonts w:ascii="Times New Roman" w:hAnsi="Times New Roman" w:cs="Times New Roman"/>
          <w:lang w:val="en-US"/>
        </w:rPr>
        <w:t>int</w:t>
      </w:r>
      <w:proofErr w:type="gramEnd"/>
      <w:r w:rsidRPr="00211848">
        <w:rPr>
          <w:rFonts w:ascii="Times New Roman" w:hAnsi="Times New Roman" w:cs="Times New Roman"/>
          <w:lang w:val="en-US"/>
        </w:rPr>
        <w:t xml:space="preserve"> s7=0;</w:t>
      </w:r>
    </w:p>
    <w:p w14:paraId="266AF2D7" w14:textId="77777777" w:rsidR="00115035" w:rsidRPr="00211848" w:rsidRDefault="00115035" w:rsidP="00115035">
      <w:pPr>
        <w:jc w:val="both"/>
        <w:rPr>
          <w:rFonts w:ascii="Times New Roman" w:hAnsi="Times New Roman" w:cs="Times New Roman"/>
          <w:lang w:val="en-US"/>
        </w:rPr>
      </w:pPr>
      <w:proofErr w:type="gramStart"/>
      <w:r w:rsidRPr="00211848">
        <w:rPr>
          <w:rFonts w:ascii="Times New Roman" w:hAnsi="Times New Roman" w:cs="Times New Roman"/>
          <w:lang w:val="en-US"/>
        </w:rPr>
        <w:t>int</w:t>
      </w:r>
      <w:proofErr w:type="gramEnd"/>
      <w:r w:rsidRPr="00211848">
        <w:rPr>
          <w:rFonts w:ascii="Times New Roman" w:hAnsi="Times New Roman" w:cs="Times New Roman"/>
          <w:lang w:val="en-US"/>
        </w:rPr>
        <w:t xml:space="preserve"> s8=0;</w:t>
      </w:r>
    </w:p>
    <w:p w14:paraId="6FF2E1CB" w14:textId="77777777" w:rsidR="00115035" w:rsidRPr="00211848" w:rsidRDefault="00115035" w:rsidP="00115035">
      <w:pPr>
        <w:jc w:val="both"/>
        <w:rPr>
          <w:rFonts w:ascii="Times New Roman" w:hAnsi="Times New Roman" w:cs="Times New Roman"/>
          <w:lang w:val="en-US"/>
        </w:rPr>
      </w:pPr>
      <w:proofErr w:type="gramStart"/>
      <w:r w:rsidRPr="00211848">
        <w:rPr>
          <w:rFonts w:ascii="Times New Roman" w:hAnsi="Times New Roman" w:cs="Times New Roman"/>
          <w:lang w:val="en-US"/>
        </w:rPr>
        <w:t>int</w:t>
      </w:r>
      <w:proofErr w:type="gramEnd"/>
      <w:r w:rsidRPr="00211848">
        <w:rPr>
          <w:rFonts w:ascii="Times New Roman" w:hAnsi="Times New Roman" w:cs="Times New Roman"/>
          <w:lang w:val="en-US"/>
        </w:rPr>
        <w:t xml:space="preserve"> actual=0;</w:t>
      </w:r>
    </w:p>
    <w:p w14:paraId="5C30C06E" w14:textId="0052C839" w:rsidR="00115035" w:rsidRPr="00211848" w:rsidRDefault="00115035" w:rsidP="00115035">
      <w:pPr>
        <w:jc w:val="both"/>
        <w:rPr>
          <w:rFonts w:ascii="Times New Roman" w:hAnsi="Times New Roman" w:cs="Times New Roman"/>
          <w:lang w:val="en-US"/>
        </w:rPr>
      </w:pPr>
      <w:proofErr w:type="gramStart"/>
      <w:r w:rsidRPr="00211848">
        <w:rPr>
          <w:rFonts w:ascii="Times New Roman" w:hAnsi="Times New Roman" w:cs="Times New Roman"/>
          <w:lang w:val="en-US"/>
        </w:rPr>
        <w:t>int</w:t>
      </w:r>
      <w:proofErr w:type="gramEnd"/>
      <w:r w:rsidRPr="00211848">
        <w:rPr>
          <w:rFonts w:ascii="Times New Roman" w:hAnsi="Times New Roman" w:cs="Times New Roman"/>
          <w:lang w:val="en-US"/>
        </w:rPr>
        <w:t xml:space="preserve"> </w:t>
      </w:r>
      <w:proofErr w:type="spellStart"/>
      <w:r w:rsidRPr="00211848">
        <w:rPr>
          <w:rFonts w:ascii="Times New Roman" w:hAnsi="Times New Roman" w:cs="Times New Roman"/>
          <w:lang w:val="en-US"/>
        </w:rPr>
        <w:t>setpoint</w:t>
      </w:r>
      <w:proofErr w:type="spellEnd"/>
      <w:r w:rsidRPr="00211848">
        <w:rPr>
          <w:rFonts w:ascii="Times New Roman" w:hAnsi="Times New Roman" w:cs="Times New Roman"/>
          <w:lang w:val="en-US"/>
        </w:rPr>
        <w:t>=0;</w:t>
      </w:r>
    </w:p>
    <w:p w14:paraId="55532B61" w14:textId="77777777" w:rsidR="00115035" w:rsidRPr="00211848" w:rsidRDefault="00115035" w:rsidP="00115035">
      <w:pPr>
        <w:jc w:val="both"/>
        <w:rPr>
          <w:rFonts w:ascii="Times New Roman" w:hAnsi="Times New Roman" w:cs="Times New Roman"/>
          <w:lang w:val="en-US"/>
        </w:rPr>
      </w:pPr>
      <w:proofErr w:type="gramStart"/>
      <w:r w:rsidRPr="00211848">
        <w:rPr>
          <w:rFonts w:ascii="Times New Roman" w:hAnsi="Times New Roman" w:cs="Times New Roman"/>
          <w:lang w:val="en-US"/>
        </w:rPr>
        <w:t>float</w:t>
      </w:r>
      <w:proofErr w:type="gramEnd"/>
      <w:r w:rsidRPr="00211848">
        <w:rPr>
          <w:rFonts w:ascii="Times New Roman" w:hAnsi="Times New Roman" w:cs="Times New Roman"/>
          <w:lang w:val="en-US"/>
        </w:rPr>
        <w:t xml:space="preserve"> </w:t>
      </w:r>
      <w:proofErr w:type="spellStart"/>
      <w:r w:rsidRPr="00211848">
        <w:rPr>
          <w:rFonts w:ascii="Times New Roman" w:hAnsi="Times New Roman" w:cs="Times New Roman"/>
          <w:lang w:val="en-US"/>
        </w:rPr>
        <w:t>activeSensor</w:t>
      </w:r>
      <w:proofErr w:type="spellEnd"/>
      <w:r w:rsidRPr="00211848">
        <w:rPr>
          <w:rFonts w:ascii="Times New Roman" w:hAnsi="Times New Roman" w:cs="Times New Roman"/>
          <w:lang w:val="en-US"/>
        </w:rPr>
        <w:t xml:space="preserve"> = 0; // Count active sensors</w:t>
      </w:r>
    </w:p>
    <w:p w14:paraId="7F532457" w14:textId="7AE4ECBA" w:rsidR="00115035" w:rsidRPr="00211848" w:rsidRDefault="00115035" w:rsidP="00115035">
      <w:pPr>
        <w:jc w:val="both"/>
        <w:rPr>
          <w:rFonts w:ascii="Times New Roman" w:hAnsi="Times New Roman" w:cs="Times New Roman"/>
          <w:lang w:val="en-US"/>
        </w:rPr>
      </w:pPr>
      <w:proofErr w:type="gramStart"/>
      <w:r w:rsidRPr="00211848">
        <w:rPr>
          <w:rFonts w:ascii="Times New Roman" w:hAnsi="Times New Roman" w:cs="Times New Roman"/>
          <w:lang w:val="en-US"/>
        </w:rPr>
        <w:t>float</w:t>
      </w:r>
      <w:proofErr w:type="gramEnd"/>
      <w:r w:rsidRPr="00211848">
        <w:rPr>
          <w:rFonts w:ascii="Times New Roman" w:hAnsi="Times New Roman" w:cs="Times New Roman"/>
          <w:lang w:val="en-US"/>
        </w:rPr>
        <w:t xml:space="preserve"> </w:t>
      </w:r>
      <w:proofErr w:type="spellStart"/>
      <w:r w:rsidRPr="00211848">
        <w:rPr>
          <w:rFonts w:ascii="Times New Roman" w:hAnsi="Times New Roman" w:cs="Times New Roman"/>
          <w:lang w:val="en-US"/>
        </w:rPr>
        <w:t>totalSensor</w:t>
      </w:r>
      <w:proofErr w:type="spellEnd"/>
      <w:r w:rsidRPr="00211848">
        <w:rPr>
          <w:rFonts w:ascii="Times New Roman" w:hAnsi="Times New Roman" w:cs="Times New Roman"/>
          <w:lang w:val="en-US"/>
        </w:rPr>
        <w:t xml:space="preserve"> = 0; // Total sensor reading</w:t>
      </w:r>
    </w:p>
    <w:p w14:paraId="33A60B14" w14:textId="77777777" w:rsidR="00115035" w:rsidRPr="00211848" w:rsidRDefault="00115035" w:rsidP="00115035">
      <w:pPr>
        <w:jc w:val="both"/>
        <w:rPr>
          <w:rFonts w:ascii="Times New Roman" w:hAnsi="Times New Roman" w:cs="Times New Roman"/>
          <w:lang w:val="en-US"/>
        </w:rPr>
      </w:pPr>
      <w:proofErr w:type="gramStart"/>
      <w:r w:rsidRPr="00211848">
        <w:rPr>
          <w:rFonts w:ascii="Times New Roman" w:hAnsi="Times New Roman" w:cs="Times New Roman"/>
          <w:lang w:val="en-US"/>
        </w:rPr>
        <w:t>float</w:t>
      </w:r>
      <w:proofErr w:type="gramEnd"/>
      <w:r w:rsidRPr="00211848">
        <w:rPr>
          <w:rFonts w:ascii="Times New Roman" w:hAnsi="Times New Roman" w:cs="Times New Roman"/>
          <w:lang w:val="en-US"/>
        </w:rPr>
        <w:t xml:space="preserve"> </w:t>
      </w:r>
      <w:proofErr w:type="spellStart"/>
      <w:r w:rsidRPr="00211848">
        <w:rPr>
          <w:rFonts w:ascii="Times New Roman" w:hAnsi="Times New Roman" w:cs="Times New Roman"/>
          <w:lang w:val="en-US"/>
        </w:rPr>
        <w:t>Kp</w:t>
      </w:r>
      <w:proofErr w:type="spellEnd"/>
      <w:r w:rsidRPr="00211848">
        <w:rPr>
          <w:rFonts w:ascii="Times New Roman" w:hAnsi="Times New Roman" w:cs="Times New Roman"/>
          <w:lang w:val="en-US"/>
        </w:rPr>
        <w:t xml:space="preserve"> = 700;   // Max deviation = 8-4.5 = 3.5 ||  255/3.5 = 72</w:t>
      </w:r>
    </w:p>
    <w:p w14:paraId="0403C048" w14:textId="77777777" w:rsidR="00115035" w:rsidRPr="00211848" w:rsidRDefault="00115035" w:rsidP="00115035">
      <w:pPr>
        <w:jc w:val="both"/>
        <w:rPr>
          <w:rFonts w:ascii="Times New Roman" w:hAnsi="Times New Roman" w:cs="Times New Roman"/>
          <w:lang w:val="en-US"/>
        </w:rPr>
      </w:pPr>
      <w:proofErr w:type="gramStart"/>
      <w:r w:rsidRPr="00211848">
        <w:rPr>
          <w:rFonts w:ascii="Times New Roman" w:hAnsi="Times New Roman" w:cs="Times New Roman"/>
          <w:lang w:val="en-US"/>
        </w:rPr>
        <w:t>float</w:t>
      </w:r>
      <w:proofErr w:type="gramEnd"/>
      <w:r w:rsidRPr="00211848">
        <w:rPr>
          <w:rFonts w:ascii="Times New Roman" w:hAnsi="Times New Roman" w:cs="Times New Roman"/>
          <w:lang w:val="en-US"/>
        </w:rPr>
        <w:t xml:space="preserve"> Ki = 1;</w:t>
      </w:r>
    </w:p>
    <w:p w14:paraId="1B129FD8" w14:textId="3457FF2A" w:rsidR="00115035" w:rsidRPr="00211848" w:rsidRDefault="00115035" w:rsidP="00115035">
      <w:pPr>
        <w:jc w:val="both"/>
        <w:rPr>
          <w:rFonts w:ascii="Times New Roman" w:hAnsi="Times New Roman" w:cs="Times New Roman"/>
          <w:lang w:val="en-US"/>
        </w:rPr>
      </w:pPr>
      <w:proofErr w:type="gramStart"/>
      <w:r w:rsidRPr="00211848">
        <w:rPr>
          <w:rFonts w:ascii="Times New Roman" w:hAnsi="Times New Roman" w:cs="Times New Roman"/>
          <w:lang w:val="en-US"/>
        </w:rPr>
        <w:t>float</w:t>
      </w:r>
      <w:proofErr w:type="gramEnd"/>
      <w:r w:rsidRPr="00211848">
        <w:rPr>
          <w:rFonts w:ascii="Times New Roman" w:hAnsi="Times New Roman" w:cs="Times New Roman"/>
          <w:lang w:val="en-US"/>
        </w:rPr>
        <w:t xml:space="preserve"> </w:t>
      </w:r>
      <w:proofErr w:type="spellStart"/>
      <w:r w:rsidRPr="00211848">
        <w:rPr>
          <w:rFonts w:ascii="Times New Roman" w:hAnsi="Times New Roman" w:cs="Times New Roman"/>
          <w:lang w:val="en-US"/>
        </w:rPr>
        <w:t>Kd</w:t>
      </w:r>
      <w:proofErr w:type="spellEnd"/>
      <w:r w:rsidRPr="00211848">
        <w:rPr>
          <w:rFonts w:ascii="Times New Roman" w:hAnsi="Times New Roman" w:cs="Times New Roman"/>
          <w:lang w:val="en-US"/>
        </w:rPr>
        <w:t xml:space="preserve"> = 1.2;</w:t>
      </w:r>
    </w:p>
    <w:p w14:paraId="348AEBA6" w14:textId="77777777" w:rsidR="00115035" w:rsidRPr="00211848" w:rsidRDefault="00115035" w:rsidP="00115035">
      <w:pPr>
        <w:jc w:val="both"/>
        <w:rPr>
          <w:rFonts w:ascii="Times New Roman" w:hAnsi="Times New Roman" w:cs="Times New Roman"/>
          <w:lang w:val="en-US"/>
        </w:rPr>
      </w:pPr>
      <w:proofErr w:type="gramStart"/>
      <w:r w:rsidRPr="00211848">
        <w:rPr>
          <w:rFonts w:ascii="Times New Roman" w:hAnsi="Times New Roman" w:cs="Times New Roman"/>
          <w:lang w:val="en-US"/>
        </w:rPr>
        <w:t>float</w:t>
      </w:r>
      <w:proofErr w:type="gramEnd"/>
      <w:r w:rsidRPr="00211848">
        <w:rPr>
          <w:rFonts w:ascii="Times New Roman" w:hAnsi="Times New Roman" w:cs="Times New Roman"/>
          <w:lang w:val="en-US"/>
        </w:rPr>
        <w:t xml:space="preserve"> error = 0;</w:t>
      </w:r>
    </w:p>
    <w:p w14:paraId="507F1266" w14:textId="77777777" w:rsidR="00115035" w:rsidRPr="00211848" w:rsidRDefault="00115035" w:rsidP="00115035">
      <w:pPr>
        <w:jc w:val="both"/>
        <w:rPr>
          <w:rFonts w:ascii="Times New Roman" w:hAnsi="Times New Roman" w:cs="Times New Roman"/>
          <w:lang w:val="en-US"/>
        </w:rPr>
      </w:pPr>
      <w:proofErr w:type="gramStart"/>
      <w:r w:rsidRPr="00211848">
        <w:rPr>
          <w:rFonts w:ascii="Times New Roman" w:hAnsi="Times New Roman" w:cs="Times New Roman"/>
          <w:lang w:val="en-US"/>
        </w:rPr>
        <w:t>float</w:t>
      </w:r>
      <w:proofErr w:type="gramEnd"/>
      <w:r w:rsidRPr="00211848">
        <w:rPr>
          <w:rFonts w:ascii="Times New Roman" w:hAnsi="Times New Roman" w:cs="Times New Roman"/>
          <w:lang w:val="en-US"/>
        </w:rPr>
        <w:t xml:space="preserve"> </w:t>
      </w:r>
      <w:proofErr w:type="spellStart"/>
      <w:r w:rsidRPr="00211848">
        <w:rPr>
          <w:rFonts w:ascii="Times New Roman" w:hAnsi="Times New Roman" w:cs="Times New Roman"/>
          <w:lang w:val="en-US"/>
        </w:rPr>
        <w:t>previousError</w:t>
      </w:r>
      <w:proofErr w:type="spellEnd"/>
      <w:r w:rsidRPr="00211848">
        <w:rPr>
          <w:rFonts w:ascii="Times New Roman" w:hAnsi="Times New Roman" w:cs="Times New Roman"/>
          <w:lang w:val="en-US"/>
        </w:rPr>
        <w:t xml:space="preserve"> = 0;</w:t>
      </w:r>
    </w:p>
    <w:p w14:paraId="160961C5" w14:textId="7E921678" w:rsidR="00115035" w:rsidRPr="00211848" w:rsidRDefault="00115035" w:rsidP="00115035">
      <w:pPr>
        <w:jc w:val="both"/>
        <w:rPr>
          <w:rFonts w:ascii="Times New Roman" w:hAnsi="Times New Roman" w:cs="Times New Roman"/>
          <w:lang w:val="en-US"/>
        </w:rPr>
      </w:pPr>
      <w:proofErr w:type="gramStart"/>
      <w:r w:rsidRPr="00211848">
        <w:rPr>
          <w:rFonts w:ascii="Times New Roman" w:hAnsi="Times New Roman" w:cs="Times New Roman"/>
          <w:lang w:val="en-US"/>
        </w:rPr>
        <w:t>float</w:t>
      </w:r>
      <w:proofErr w:type="gramEnd"/>
      <w:r w:rsidRPr="00211848">
        <w:rPr>
          <w:rFonts w:ascii="Times New Roman" w:hAnsi="Times New Roman" w:cs="Times New Roman"/>
          <w:lang w:val="en-US"/>
        </w:rPr>
        <w:t xml:space="preserve"> </w:t>
      </w:r>
      <w:proofErr w:type="spellStart"/>
      <w:r w:rsidRPr="00211848">
        <w:rPr>
          <w:rFonts w:ascii="Times New Roman" w:hAnsi="Times New Roman" w:cs="Times New Roman"/>
          <w:lang w:val="en-US"/>
        </w:rPr>
        <w:t>totalError</w:t>
      </w:r>
      <w:proofErr w:type="spellEnd"/>
      <w:r w:rsidRPr="00211848">
        <w:rPr>
          <w:rFonts w:ascii="Times New Roman" w:hAnsi="Times New Roman" w:cs="Times New Roman"/>
          <w:lang w:val="en-US"/>
        </w:rPr>
        <w:t xml:space="preserve"> = 0;</w:t>
      </w:r>
    </w:p>
    <w:p w14:paraId="55CA01B2" w14:textId="2EE4B990" w:rsidR="00115035" w:rsidRPr="00211848" w:rsidRDefault="00115035" w:rsidP="00115035">
      <w:pPr>
        <w:jc w:val="both"/>
        <w:rPr>
          <w:rFonts w:ascii="Times New Roman" w:hAnsi="Times New Roman" w:cs="Times New Roman"/>
          <w:lang w:val="en-US"/>
        </w:rPr>
      </w:pPr>
      <w:proofErr w:type="gramStart"/>
      <w:r w:rsidRPr="00211848">
        <w:rPr>
          <w:rFonts w:ascii="Times New Roman" w:hAnsi="Times New Roman" w:cs="Times New Roman"/>
          <w:lang w:val="en-US"/>
        </w:rPr>
        <w:t>float</w:t>
      </w:r>
      <w:proofErr w:type="gramEnd"/>
      <w:r w:rsidRPr="00211848">
        <w:rPr>
          <w:rFonts w:ascii="Times New Roman" w:hAnsi="Times New Roman" w:cs="Times New Roman"/>
          <w:lang w:val="en-US"/>
        </w:rPr>
        <w:t xml:space="preserve"> power = 0;</w:t>
      </w:r>
    </w:p>
    <w:p w14:paraId="13980A6D" w14:textId="17AF91D9" w:rsidR="00115035" w:rsidRPr="00211848" w:rsidRDefault="00115035" w:rsidP="00115035">
      <w:pPr>
        <w:jc w:val="both"/>
        <w:rPr>
          <w:rFonts w:ascii="Times New Roman" w:hAnsi="Times New Roman" w:cs="Times New Roman"/>
          <w:lang w:val="en-US"/>
        </w:rPr>
      </w:pPr>
      <w:proofErr w:type="gramStart"/>
      <w:r w:rsidRPr="00211848">
        <w:rPr>
          <w:rFonts w:ascii="Times New Roman" w:hAnsi="Times New Roman" w:cs="Times New Roman"/>
          <w:lang w:val="en-US"/>
        </w:rPr>
        <w:t>int</w:t>
      </w:r>
      <w:proofErr w:type="gramEnd"/>
      <w:r w:rsidRPr="00211848">
        <w:rPr>
          <w:rFonts w:ascii="Times New Roman" w:hAnsi="Times New Roman" w:cs="Times New Roman"/>
          <w:lang w:val="en-US"/>
        </w:rPr>
        <w:t xml:space="preserve"> </w:t>
      </w:r>
      <w:proofErr w:type="spellStart"/>
      <w:r w:rsidRPr="00211848">
        <w:rPr>
          <w:rFonts w:ascii="Times New Roman" w:hAnsi="Times New Roman" w:cs="Times New Roman"/>
          <w:lang w:val="en-US"/>
        </w:rPr>
        <w:t>PWM_Right</w:t>
      </w:r>
      <w:proofErr w:type="spellEnd"/>
      <w:r w:rsidRPr="00211848">
        <w:rPr>
          <w:rFonts w:ascii="Times New Roman" w:hAnsi="Times New Roman" w:cs="Times New Roman"/>
          <w:lang w:val="en-US"/>
        </w:rPr>
        <w:t xml:space="preserve">, </w:t>
      </w:r>
      <w:proofErr w:type="spellStart"/>
      <w:r w:rsidRPr="00211848">
        <w:rPr>
          <w:rFonts w:ascii="Times New Roman" w:hAnsi="Times New Roman" w:cs="Times New Roman"/>
          <w:lang w:val="en-US"/>
        </w:rPr>
        <w:t>PWM_Left</w:t>
      </w:r>
      <w:proofErr w:type="spellEnd"/>
      <w:r w:rsidRPr="00211848">
        <w:rPr>
          <w:rFonts w:ascii="Times New Roman" w:hAnsi="Times New Roman" w:cs="Times New Roman"/>
          <w:lang w:val="en-US"/>
        </w:rPr>
        <w:t>;</w:t>
      </w:r>
    </w:p>
    <w:p w14:paraId="4AD4A993"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void</w:t>
      </w:r>
      <w:proofErr w:type="spellEnd"/>
      <w:proofErr w:type="gramEnd"/>
      <w:r w:rsidRPr="00115035">
        <w:rPr>
          <w:rFonts w:ascii="Times New Roman" w:hAnsi="Times New Roman" w:cs="Times New Roman"/>
        </w:rPr>
        <w:t xml:space="preserve"> setup()</w:t>
      </w:r>
    </w:p>
    <w:p w14:paraId="5B7A4C29"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w:t>
      </w:r>
    </w:p>
    <w:p w14:paraId="14AE26EB" w14:textId="53D169EF" w:rsidR="00115035" w:rsidRPr="00211848" w:rsidRDefault="00115035" w:rsidP="00115035">
      <w:pPr>
        <w:jc w:val="both"/>
        <w:rPr>
          <w:rFonts w:ascii="Times New Roman" w:hAnsi="Times New Roman" w:cs="Times New Roman"/>
          <w:lang w:val="en-US"/>
        </w:rPr>
      </w:pPr>
      <w:r>
        <w:rPr>
          <w:rFonts w:ascii="Times New Roman" w:hAnsi="Times New Roman" w:cs="Times New Roman"/>
        </w:rPr>
        <w:t xml:space="preserve">  </w:t>
      </w:r>
      <w:proofErr w:type="spellStart"/>
      <w:proofErr w:type="gramStart"/>
      <w:r w:rsidRPr="00211848">
        <w:rPr>
          <w:rFonts w:ascii="Times New Roman" w:hAnsi="Times New Roman" w:cs="Times New Roman"/>
          <w:lang w:val="en-US"/>
        </w:rPr>
        <w:t>Serial.begin</w:t>
      </w:r>
      <w:proofErr w:type="spellEnd"/>
      <w:r w:rsidRPr="00211848">
        <w:rPr>
          <w:rFonts w:ascii="Times New Roman" w:hAnsi="Times New Roman" w:cs="Times New Roman"/>
          <w:lang w:val="en-US"/>
        </w:rPr>
        <w:t>(</w:t>
      </w:r>
      <w:proofErr w:type="gramEnd"/>
      <w:r w:rsidRPr="00211848">
        <w:rPr>
          <w:rFonts w:ascii="Times New Roman" w:hAnsi="Times New Roman" w:cs="Times New Roman"/>
          <w:lang w:val="en-US"/>
        </w:rPr>
        <w:t>9600);</w:t>
      </w:r>
    </w:p>
    <w:p w14:paraId="7817CAD4" w14:textId="77777777" w:rsidR="00115035" w:rsidRPr="00211848" w:rsidRDefault="00115035" w:rsidP="00115035">
      <w:pPr>
        <w:jc w:val="both"/>
        <w:rPr>
          <w:rFonts w:ascii="Times New Roman" w:hAnsi="Times New Roman" w:cs="Times New Roman"/>
          <w:lang w:val="en-US"/>
        </w:rPr>
      </w:pPr>
      <w:r w:rsidRPr="00211848">
        <w:rPr>
          <w:rFonts w:ascii="Times New Roman" w:hAnsi="Times New Roman" w:cs="Times New Roman"/>
          <w:lang w:val="en-US"/>
        </w:rPr>
        <w:t xml:space="preserve">  </w:t>
      </w:r>
      <w:proofErr w:type="gramStart"/>
      <w:r w:rsidRPr="00211848">
        <w:rPr>
          <w:rFonts w:ascii="Times New Roman" w:hAnsi="Times New Roman" w:cs="Times New Roman"/>
          <w:lang w:val="en-US"/>
        </w:rPr>
        <w:t>pinMode(</w:t>
      </w:r>
      <w:proofErr w:type="gramEnd"/>
      <w:r w:rsidRPr="00211848">
        <w:rPr>
          <w:rFonts w:ascii="Times New Roman" w:hAnsi="Times New Roman" w:cs="Times New Roman"/>
          <w:lang w:val="en-US"/>
        </w:rPr>
        <w:t>Left_Dir1, OUTPUT);</w:t>
      </w:r>
    </w:p>
    <w:p w14:paraId="43CD0F77" w14:textId="77777777" w:rsidR="00115035" w:rsidRPr="00211848" w:rsidRDefault="00115035" w:rsidP="00115035">
      <w:pPr>
        <w:jc w:val="both"/>
        <w:rPr>
          <w:rFonts w:ascii="Times New Roman" w:hAnsi="Times New Roman" w:cs="Times New Roman"/>
          <w:lang w:val="en-US"/>
        </w:rPr>
      </w:pPr>
      <w:r w:rsidRPr="00211848">
        <w:rPr>
          <w:rFonts w:ascii="Times New Roman" w:hAnsi="Times New Roman" w:cs="Times New Roman"/>
          <w:lang w:val="en-US"/>
        </w:rPr>
        <w:t xml:space="preserve">  </w:t>
      </w:r>
      <w:proofErr w:type="gramStart"/>
      <w:r w:rsidRPr="00211848">
        <w:rPr>
          <w:rFonts w:ascii="Times New Roman" w:hAnsi="Times New Roman" w:cs="Times New Roman"/>
          <w:lang w:val="en-US"/>
        </w:rPr>
        <w:t>pinMode(</w:t>
      </w:r>
      <w:proofErr w:type="gramEnd"/>
      <w:r w:rsidRPr="00211848">
        <w:rPr>
          <w:rFonts w:ascii="Times New Roman" w:hAnsi="Times New Roman" w:cs="Times New Roman"/>
          <w:lang w:val="en-US"/>
        </w:rPr>
        <w:t>Left_Dir2, OUTPUT);</w:t>
      </w:r>
    </w:p>
    <w:p w14:paraId="2CD72A2A" w14:textId="77777777" w:rsidR="00115035" w:rsidRPr="00211848" w:rsidRDefault="00115035" w:rsidP="00115035">
      <w:pPr>
        <w:jc w:val="both"/>
        <w:rPr>
          <w:rFonts w:ascii="Times New Roman" w:hAnsi="Times New Roman" w:cs="Times New Roman"/>
          <w:lang w:val="en-US"/>
        </w:rPr>
      </w:pPr>
      <w:r w:rsidRPr="00211848">
        <w:rPr>
          <w:rFonts w:ascii="Times New Roman" w:hAnsi="Times New Roman" w:cs="Times New Roman"/>
          <w:lang w:val="en-US"/>
        </w:rPr>
        <w:t xml:space="preserve">  </w:t>
      </w:r>
      <w:proofErr w:type="gramStart"/>
      <w:r w:rsidRPr="00211848">
        <w:rPr>
          <w:rFonts w:ascii="Times New Roman" w:hAnsi="Times New Roman" w:cs="Times New Roman"/>
          <w:lang w:val="en-US"/>
        </w:rPr>
        <w:t>pinMode(</w:t>
      </w:r>
      <w:proofErr w:type="spellStart"/>
      <w:proofErr w:type="gramEnd"/>
      <w:r w:rsidRPr="00211848">
        <w:rPr>
          <w:rFonts w:ascii="Times New Roman" w:hAnsi="Times New Roman" w:cs="Times New Roman"/>
          <w:lang w:val="en-US"/>
        </w:rPr>
        <w:t>Left_Speed</w:t>
      </w:r>
      <w:proofErr w:type="spellEnd"/>
      <w:r w:rsidRPr="00211848">
        <w:rPr>
          <w:rFonts w:ascii="Times New Roman" w:hAnsi="Times New Roman" w:cs="Times New Roman"/>
          <w:lang w:val="en-US"/>
        </w:rPr>
        <w:t>, OUTPUT);</w:t>
      </w:r>
    </w:p>
    <w:p w14:paraId="5579503E" w14:textId="77777777" w:rsidR="00115035" w:rsidRPr="00211848" w:rsidRDefault="00115035" w:rsidP="00115035">
      <w:pPr>
        <w:jc w:val="both"/>
        <w:rPr>
          <w:rFonts w:ascii="Times New Roman" w:hAnsi="Times New Roman" w:cs="Times New Roman"/>
          <w:lang w:val="en-US"/>
        </w:rPr>
      </w:pPr>
      <w:r w:rsidRPr="00211848">
        <w:rPr>
          <w:rFonts w:ascii="Times New Roman" w:hAnsi="Times New Roman" w:cs="Times New Roman"/>
          <w:lang w:val="en-US"/>
        </w:rPr>
        <w:t xml:space="preserve">  </w:t>
      </w:r>
      <w:proofErr w:type="gramStart"/>
      <w:r w:rsidRPr="00211848">
        <w:rPr>
          <w:rFonts w:ascii="Times New Roman" w:hAnsi="Times New Roman" w:cs="Times New Roman"/>
          <w:lang w:val="en-US"/>
        </w:rPr>
        <w:t>pinMode(</w:t>
      </w:r>
      <w:proofErr w:type="gramEnd"/>
      <w:r w:rsidRPr="00211848">
        <w:rPr>
          <w:rFonts w:ascii="Times New Roman" w:hAnsi="Times New Roman" w:cs="Times New Roman"/>
          <w:lang w:val="en-US"/>
        </w:rPr>
        <w:t>Right_Dir1, OUTPUT);</w:t>
      </w:r>
    </w:p>
    <w:p w14:paraId="2A084333" w14:textId="77777777" w:rsidR="00115035" w:rsidRPr="00211848" w:rsidRDefault="00115035" w:rsidP="00115035">
      <w:pPr>
        <w:jc w:val="both"/>
        <w:rPr>
          <w:rFonts w:ascii="Times New Roman" w:hAnsi="Times New Roman" w:cs="Times New Roman"/>
          <w:lang w:val="en-US"/>
        </w:rPr>
      </w:pPr>
      <w:r w:rsidRPr="00211848">
        <w:rPr>
          <w:rFonts w:ascii="Times New Roman" w:hAnsi="Times New Roman" w:cs="Times New Roman"/>
          <w:lang w:val="en-US"/>
        </w:rPr>
        <w:t xml:space="preserve">  </w:t>
      </w:r>
      <w:proofErr w:type="gramStart"/>
      <w:r w:rsidRPr="00211848">
        <w:rPr>
          <w:rFonts w:ascii="Times New Roman" w:hAnsi="Times New Roman" w:cs="Times New Roman"/>
          <w:lang w:val="en-US"/>
        </w:rPr>
        <w:t>pinMode(</w:t>
      </w:r>
      <w:proofErr w:type="gramEnd"/>
      <w:r w:rsidRPr="00211848">
        <w:rPr>
          <w:rFonts w:ascii="Times New Roman" w:hAnsi="Times New Roman" w:cs="Times New Roman"/>
          <w:lang w:val="en-US"/>
        </w:rPr>
        <w:t>Right_Dir2, OUTPUT);</w:t>
      </w:r>
    </w:p>
    <w:p w14:paraId="11C7393F" w14:textId="45CC2372" w:rsidR="00115035" w:rsidRPr="00211848" w:rsidRDefault="00115035" w:rsidP="00115035">
      <w:pPr>
        <w:jc w:val="both"/>
        <w:rPr>
          <w:rFonts w:ascii="Times New Roman" w:hAnsi="Times New Roman" w:cs="Times New Roman"/>
          <w:lang w:val="en-US"/>
        </w:rPr>
      </w:pPr>
      <w:r w:rsidRPr="00211848">
        <w:rPr>
          <w:rFonts w:ascii="Times New Roman" w:hAnsi="Times New Roman" w:cs="Times New Roman"/>
          <w:lang w:val="en-US"/>
        </w:rPr>
        <w:t xml:space="preserve">  </w:t>
      </w:r>
      <w:proofErr w:type="gramStart"/>
      <w:r w:rsidRPr="00211848">
        <w:rPr>
          <w:rFonts w:ascii="Times New Roman" w:hAnsi="Times New Roman" w:cs="Times New Roman"/>
          <w:lang w:val="en-US"/>
        </w:rPr>
        <w:t>pinMode(</w:t>
      </w:r>
      <w:proofErr w:type="spellStart"/>
      <w:proofErr w:type="gramEnd"/>
      <w:r w:rsidRPr="00211848">
        <w:rPr>
          <w:rFonts w:ascii="Times New Roman" w:hAnsi="Times New Roman" w:cs="Times New Roman"/>
          <w:lang w:val="en-US"/>
        </w:rPr>
        <w:t>Right_Speed</w:t>
      </w:r>
      <w:proofErr w:type="spellEnd"/>
      <w:r w:rsidRPr="00211848">
        <w:rPr>
          <w:rFonts w:ascii="Times New Roman" w:hAnsi="Times New Roman" w:cs="Times New Roman"/>
          <w:lang w:val="en-US"/>
        </w:rPr>
        <w:t>, OUTPUT);</w:t>
      </w:r>
    </w:p>
    <w:p w14:paraId="509F0CAF" w14:textId="2E955709" w:rsidR="00115035" w:rsidRPr="00211848" w:rsidRDefault="00115035" w:rsidP="00115035">
      <w:pPr>
        <w:jc w:val="both"/>
        <w:rPr>
          <w:rFonts w:ascii="Times New Roman" w:hAnsi="Times New Roman" w:cs="Times New Roman"/>
          <w:lang w:val="en-US"/>
        </w:rPr>
      </w:pPr>
      <w:r w:rsidRPr="00211848">
        <w:rPr>
          <w:rFonts w:ascii="Times New Roman" w:hAnsi="Times New Roman" w:cs="Times New Roman"/>
          <w:lang w:val="en-US"/>
        </w:rPr>
        <w:t xml:space="preserve">  </w:t>
      </w:r>
      <w:proofErr w:type="gramStart"/>
      <w:r w:rsidRPr="00211848">
        <w:rPr>
          <w:rFonts w:ascii="Times New Roman" w:hAnsi="Times New Roman" w:cs="Times New Roman"/>
          <w:lang w:val="en-US"/>
        </w:rPr>
        <w:t>pinMode(</w:t>
      </w:r>
      <w:proofErr w:type="gramEnd"/>
      <w:r w:rsidRPr="00211848">
        <w:rPr>
          <w:rFonts w:ascii="Times New Roman" w:hAnsi="Times New Roman" w:cs="Times New Roman"/>
          <w:lang w:val="en-US"/>
        </w:rPr>
        <w:t>button, INPUT);</w:t>
      </w:r>
    </w:p>
    <w:p w14:paraId="00B67A95" w14:textId="77777777" w:rsidR="00115035" w:rsidRPr="00211848" w:rsidRDefault="00115035" w:rsidP="00115035">
      <w:pPr>
        <w:jc w:val="both"/>
        <w:rPr>
          <w:rFonts w:ascii="Times New Roman" w:hAnsi="Times New Roman" w:cs="Times New Roman"/>
          <w:lang w:val="en-US"/>
        </w:rPr>
      </w:pPr>
      <w:r w:rsidRPr="00211848">
        <w:rPr>
          <w:rFonts w:ascii="Times New Roman" w:hAnsi="Times New Roman" w:cs="Times New Roman"/>
          <w:lang w:val="en-US"/>
        </w:rPr>
        <w:t xml:space="preserve">  </w:t>
      </w:r>
      <w:proofErr w:type="gramStart"/>
      <w:r w:rsidRPr="00211848">
        <w:rPr>
          <w:rFonts w:ascii="Times New Roman" w:hAnsi="Times New Roman" w:cs="Times New Roman"/>
          <w:lang w:val="en-US"/>
        </w:rPr>
        <w:t>for(</w:t>
      </w:r>
      <w:proofErr w:type="gramEnd"/>
      <w:r w:rsidRPr="00211848">
        <w:rPr>
          <w:rFonts w:ascii="Times New Roman" w:hAnsi="Times New Roman" w:cs="Times New Roman"/>
          <w:lang w:val="en-US"/>
        </w:rPr>
        <w:t xml:space="preserve">int </w:t>
      </w:r>
      <w:proofErr w:type="spellStart"/>
      <w:r w:rsidRPr="00211848">
        <w:rPr>
          <w:rFonts w:ascii="Times New Roman" w:hAnsi="Times New Roman" w:cs="Times New Roman"/>
          <w:lang w:val="en-US"/>
        </w:rPr>
        <w:t>i</w:t>
      </w:r>
      <w:proofErr w:type="spellEnd"/>
      <w:r w:rsidRPr="00211848">
        <w:rPr>
          <w:rFonts w:ascii="Times New Roman" w:hAnsi="Times New Roman" w:cs="Times New Roman"/>
          <w:lang w:val="en-US"/>
        </w:rPr>
        <w:t xml:space="preserve">=0; </w:t>
      </w:r>
      <w:proofErr w:type="spellStart"/>
      <w:r w:rsidRPr="00211848">
        <w:rPr>
          <w:rFonts w:ascii="Times New Roman" w:hAnsi="Times New Roman" w:cs="Times New Roman"/>
          <w:lang w:val="en-US"/>
        </w:rPr>
        <w:t>i</w:t>
      </w:r>
      <w:proofErr w:type="spellEnd"/>
      <w:r w:rsidRPr="00211848">
        <w:rPr>
          <w:rFonts w:ascii="Times New Roman" w:hAnsi="Times New Roman" w:cs="Times New Roman"/>
          <w:lang w:val="en-US"/>
        </w:rPr>
        <w:t xml:space="preserve">&lt;8; </w:t>
      </w:r>
      <w:proofErr w:type="spellStart"/>
      <w:r w:rsidRPr="00211848">
        <w:rPr>
          <w:rFonts w:ascii="Times New Roman" w:hAnsi="Times New Roman" w:cs="Times New Roman"/>
          <w:lang w:val="en-US"/>
        </w:rPr>
        <w:t>i</w:t>
      </w:r>
      <w:proofErr w:type="spellEnd"/>
      <w:r w:rsidRPr="00211848">
        <w:rPr>
          <w:rFonts w:ascii="Times New Roman" w:hAnsi="Times New Roman" w:cs="Times New Roman"/>
          <w:lang w:val="en-US"/>
        </w:rPr>
        <w:t>++) {</w:t>
      </w:r>
    </w:p>
    <w:p w14:paraId="738953E8" w14:textId="77777777" w:rsidR="00115035" w:rsidRPr="00211848" w:rsidRDefault="00115035" w:rsidP="00115035">
      <w:pPr>
        <w:jc w:val="both"/>
        <w:rPr>
          <w:rFonts w:ascii="Times New Roman" w:hAnsi="Times New Roman" w:cs="Times New Roman"/>
          <w:lang w:val="en-US"/>
        </w:rPr>
      </w:pPr>
      <w:r w:rsidRPr="00211848">
        <w:rPr>
          <w:rFonts w:ascii="Times New Roman" w:hAnsi="Times New Roman" w:cs="Times New Roman"/>
          <w:lang w:val="en-US"/>
        </w:rPr>
        <w:t xml:space="preserve">    </w:t>
      </w:r>
      <w:proofErr w:type="gramStart"/>
      <w:r w:rsidRPr="00211848">
        <w:rPr>
          <w:rFonts w:ascii="Times New Roman" w:hAnsi="Times New Roman" w:cs="Times New Roman"/>
          <w:lang w:val="en-US"/>
        </w:rPr>
        <w:t>pinMode(</w:t>
      </w:r>
      <w:proofErr w:type="gramEnd"/>
      <w:r w:rsidRPr="00211848">
        <w:rPr>
          <w:rFonts w:ascii="Times New Roman" w:hAnsi="Times New Roman" w:cs="Times New Roman"/>
          <w:lang w:val="en-US"/>
        </w:rPr>
        <w:t>sensor[</w:t>
      </w:r>
      <w:proofErr w:type="spellStart"/>
      <w:r w:rsidRPr="00211848">
        <w:rPr>
          <w:rFonts w:ascii="Times New Roman" w:hAnsi="Times New Roman" w:cs="Times New Roman"/>
          <w:lang w:val="en-US"/>
        </w:rPr>
        <w:t>i</w:t>
      </w:r>
      <w:proofErr w:type="spellEnd"/>
      <w:r w:rsidRPr="00211848">
        <w:rPr>
          <w:rFonts w:ascii="Times New Roman" w:hAnsi="Times New Roman" w:cs="Times New Roman"/>
          <w:lang w:val="en-US"/>
        </w:rPr>
        <w:t>], INPUT);</w:t>
      </w:r>
    </w:p>
    <w:p w14:paraId="1890F26D" w14:textId="7813435F" w:rsidR="00115035" w:rsidRPr="00115035" w:rsidRDefault="00115035" w:rsidP="00115035">
      <w:pPr>
        <w:jc w:val="both"/>
        <w:rPr>
          <w:rFonts w:ascii="Times New Roman" w:hAnsi="Times New Roman" w:cs="Times New Roman"/>
        </w:rPr>
      </w:pPr>
      <w:r w:rsidRPr="00211848">
        <w:rPr>
          <w:rFonts w:ascii="Times New Roman" w:hAnsi="Times New Roman" w:cs="Times New Roman"/>
          <w:lang w:val="en-US"/>
        </w:rPr>
        <w:t xml:space="preserve">  </w:t>
      </w:r>
      <w:r>
        <w:rPr>
          <w:rFonts w:ascii="Times New Roman" w:hAnsi="Times New Roman" w:cs="Times New Roman"/>
        </w:rPr>
        <w:t>}</w:t>
      </w:r>
    </w:p>
    <w:p w14:paraId="1E02763B" w14:textId="469ADC4D" w:rsidR="00115035" w:rsidRPr="00211848" w:rsidRDefault="00115035" w:rsidP="00115035">
      <w:pPr>
        <w:jc w:val="both"/>
        <w:rPr>
          <w:rFonts w:ascii="Times New Roman" w:hAnsi="Times New Roman" w:cs="Times New Roman"/>
          <w:lang w:val="en-US"/>
        </w:rPr>
      </w:pPr>
      <w:r>
        <w:rPr>
          <w:rFonts w:ascii="Times New Roman" w:hAnsi="Times New Roman" w:cs="Times New Roman"/>
        </w:rPr>
        <w:t xml:space="preserve"> </w:t>
      </w:r>
      <w:proofErr w:type="gramStart"/>
      <w:r w:rsidRPr="00211848">
        <w:rPr>
          <w:rFonts w:ascii="Times New Roman" w:hAnsi="Times New Roman" w:cs="Times New Roman"/>
          <w:lang w:val="en-US"/>
        </w:rPr>
        <w:t>void</w:t>
      </w:r>
      <w:proofErr w:type="gramEnd"/>
      <w:r w:rsidRPr="00211848">
        <w:rPr>
          <w:rFonts w:ascii="Times New Roman" w:hAnsi="Times New Roman" w:cs="Times New Roman"/>
          <w:lang w:val="en-US"/>
        </w:rPr>
        <w:t xml:space="preserve"> Stop();</w:t>
      </w:r>
    </w:p>
    <w:p w14:paraId="14768BAD" w14:textId="15BEE4C1" w:rsidR="00115035" w:rsidRPr="00211848" w:rsidRDefault="00115035" w:rsidP="00115035">
      <w:pPr>
        <w:jc w:val="both"/>
        <w:rPr>
          <w:rFonts w:ascii="Times New Roman" w:hAnsi="Times New Roman" w:cs="Times New Roman"/>
          <w:lang w:val="en-US"/>
        </w:rPr>
      </w:pPr>
      <w:r w:rsidRPr="00211848">
        <w:rPr>
          <w:rFonts w:ascii="Times New Roman" w:hAnsi="Times New Roman" w:cs="Times New Roman"/>
          <w:lang w:val="en-US"/>
        </w:rPr>
        <w:t xml:space="preserve"> </w:t>
      </w:r>
      <w:proofErr w:type="gramStart"/>
      <w:r w:rsidRPr="00211848">
        <w:rPr>
          <w:rFonts w:ascii="Times New Roman" w:hAnsi="Times New Roman" w:cs="Times New Roman"/>
          <w:lang w:val="en-US"/>
        </w:rPr>
        <w:t>void</w:t>
      </w:r>
      <w:proofErr w:type="gramEnd"/>
      <w:r w:rsidRPr="00211848">
        <w:rPr>
          <w:rFonts w:ascii="Times New Roman" w:hAnsi="Times New Roman" w:cs="Times New Roman"/>
          <w:lang w:val="en-US"/>
        </w:rPr>
        <w:t xml:space="preserve"> Forward();</w:t>
      </w:r>
    </w:p>
    <w:p w14:paraId="22D91CEE" w14:textId="77777777" w:rsidR="00115035" w:rsidRPr="00211848" w:rsidRDefault="00115035" w:rsidP="00115035">
      <w:pPr>
        <w:jc w:val="both"/>
        <w:rPr>
          <w:rFonts w:ascii="Times New Roman" w:hAnsi="Times New Roman" w:cs="Times New Roman"/>
          <w:lang w:val="en-US"/>
        </w:rPr>
      </w:pPr>
      <w:r w:rsidRPr="00211848">
        <w:rPr>
          <w:rFonts w:ascii="Times New Roman" w:hAnsi="Times New Roman" w:cs="Times New Roman"/>
          <w:lang w:val="en-US"/>
        </w:rPr>
        <w:t xml:space="preserve">  </w:t>
      </w:r>
      <w:proofErr w:type="gramStart"/>
      <w:r w:rsidRPr="00211848">
        <w:rPr>
          <w:rFonts w:ascii="Times New Roman" w:hAnsi="Times New Roman" w:cs="Times New Roman"/>
          <w:lang w:val="en-US"/>
        </w:rPr>
        <w:t>while(</w:t>
      </w:r>
      <w:proofErr w:type="gramEnd"/>
      <w:r w:rsidRPr="00211848">
        <w:rPr>
          <w:rFonts w:ascii="Times New Roman" w:hAnsi="Times New Roman" w:cs="Times New Roman"/>
          <w:lang w:val="en-US"/>
        </w:rPr>
        <w:t>1) {</w:t>
      </w:r>
    </w:p>
    <w:p w14:paraId="7E3788F6" w14:textId="77777777" w:rsidR="00115035" w:rsidRPr="00211848" w:rsidRDefault="00115035" w:rsidP="00115035">
      <w:pPr>
        <w:jc w:val="both"/>
        <w:rPr>
          <w:rFonts w:ascii="Times New Roman" w:hAnsi="Times New Roman" w:cs="Times New Roman"/>
          <w:lang w:val="en-US"/>
          <w:rPrChange w:id="46" w:author="Gerardo Lopez" w:date="2016-05-16T13:24:00Z">
            <w:rPr>
              <w:rFonts w:ascii="Times New Roman" w:hAnsi="Times New Roman" w:cs="Times New Roman"/>
            </w:rPr>
          </w:rPrChange>
        </w:rPr>
      </w:pPr>
      <w:r w:rsidRPr="00211848">
        <w:rPr>
          <w:rFonts w:ascii="Times New Roman" w:hAnsi="Times New Roman" w:cs="Times New Roman"/>
          <w:lang w:val="en-US"/>
        </w:rPr>
        <w:t xml:space="preserve">  </w:t>
      </w:r>
      <w:proofErr w:type="gramStart"/>
      <w:r w:rsidRPr="00211848">
        <w:rPr>
          <w:rFonts w:ascii="Times New Roman" w:hAnsi="Times New Roman" w:cs="Times New Roman"/>
          <w:lang w:val="en-US"/>
          <w:rPrChange w:id="47" w:author="Gerardo Lopez" w:date="2016-05-16T13:24:00Z">
            <w:rPr>
              <w:rFonts w:ascii="Times New Roman" w:hAnsi="Times New Roman" w:cs="Times New Roman"/>
            </w:rPr>
          </w:rPrChange>
        </w:rPr>
        <w:t>if(</w:t>
      </w:r>
      <w:proofErr w:type="spellStart"/>
      <w:proofErr w:type="gramEnd"/>
      <w:r w:rsidRPr="00211848">
        <w:rPr>
          <w:rFonts w:ascii="Times New Roman" w:hAnsi="Times New Roman" w:cs="Times New Roman"/>
          <w:lang w:val="en-US"/>
          <w:rPrChange w:id="48" w:author="Gerardo Lopez" w:date="2016-05-16T13:24:00Z">
            <w:rPr>
              <w:rFonts w:ascii="Times New Roman" w:hAnsi="Times New Roman" w:cs="Times New Roman"/>
            </w:rPr>
          </w:rPrChange>
        </w:rPr>
        <w:t>boolean</w:t>
      </w:r>
      <w:proofErr w:type="spellEnd"/>
      <w:r w:rsidRPr="00211848">
        <w:rPr>
          <w:rFonts w:ascii="Times New Roman" w:hAnsi="Times New Roman" w:cs="Times New Roman"/>
          <w:lang w:val="en-US"/>
          <w:rPrChange w:id="49" w:author="Gerardo Lopez" w:date="2016-05-16T13:24:00Z">
            <w:rPr>
              <w:rFonts w:ascii="Times New Roman" w:hAnsi="Times New Roman" w:cs="Times New Roman"/>
            </w:rPr>
          </w:rPrChange>
        </w:rPr>
        <w:t xml:space="preserve"> </w:t>
      </w:r>
      <w:proofErr w:type="spellStart"/>
      <w:r w:rsidRPr="00211848">
        <w:rPr>
          <w:rFonts w:ascii="Times New Roman" w:hAnsi="Times New Roman" w:cs="Times New Roman"/>
          <w:lang w:val="en-US"/>
          <w:rPrChange w:id="50" w:author="Gerardo Lopez" w:date="2016-05-16T13:24:00Z">
            <w:rPr>
              <w:rFonts w:ascii="Times New Roman" w:hAnsi="Times New Roman" w:cs="Times New Roman"/>
            </w:rPr>
          </w:rPrChange>
        </w:rPr>
        <w:t>checkButton</w:t>
      </w:r>
      <w:proofErr w:type="spellEnd"/>
      <w:r w:rsidRPr="00211848">
        <w:rPr>
          <w:rFonts w:ascii="Times New Roman" w:hAnsi="Times New Roman" w:cs="Times New Roman"/>
          <w:lang w:val="en-US"/>
          <w:rPrChange w:id="51" w:author="Gerardo Lopez" w:date="2016-05-16T13:24:00Z">
            <w:rPr>
              <w:rFonts w:ascii="Times New Roman" w:hAnsi="Times New Roman" w:cs="Times New Roman"/>
            </w:rPr>
          </w:rPrChange>
        </w:rPr>
        <w:t>()==1)</w:t>
      </w:r>
    </w:p>
    <w:p w14:paraId="338E2F8B" w14:textId="77777777" w:rsidR="00115035" w:rsidRPr="00211848" w:rsidRDefault="00115035" w:rsidP="00115035">
      <w:pPr>
        <w:jc w:val="both"/>
        <w:rPr>
          <w:rFonts w:ascii="Times New Roman" w:hAnsi="Times New Roman" w:cs="Times New Roman"/>
          <w:lang w:val="en-US"/>
          <w:rPrChange w:id="52" w:author="Gerardo Lopez" w:date="2016-05-16T13:24:00Z">
            <w:rPr>
              <w:rFonts w:ascii="Times New Roman" w:hAnsi="Times New Roman" w:cs="Times New Roman"/>
            </w:rPr>
          </w:rPrChange>
        </w:rPr>
      </w:pPr>
      <w:r w:rsidRPr="00211848">
        <w:rPr>
          <w:rFonts w:ascii="Times New Roman" w:hAnsi="Times New Roman" w:cs="Times New Roman"/>
          <w:lang w:val="en-US"/>
          <w:rPrChange w:id="53" w:author="Gerardo Lopez" w:date="2016-05-16T13:24:00Z">
            <w:rPr>
              <w:rFonts w:ascii="Times New Roman" w:hAnsi="Times New Roman" w:cs="Times New Roman"/>
            </w:rPr>
          </w:rPrChange>
        </w:rPr>
        <w:t xml:space="preserve">  {  </w:t>
      </w:r>
    </w:p>
    <w:p w14:paraId="70C2A9CE" w14:textId="77777777" w:rsidR="00115035" w:rsidRPr="00211848" w:rsidRDefault="00115035" w:rsidP="00115035">
      <w:pPr>
        <w:jc w:val="both"/>
        <w:rPr>
          <w:rFonts w:ascii="Times New Roman" w:hAnsi="Times New Roman" w:cs="Times New Roman"/>
          <w:lang w:val="en-US"/>
          <w:rPrChange w:id="54" w:author="Gerardo Lopez" w:date="2016-05-16T13:24:00Z">
            <w:rPr>
              <w:rFonts w:ascii="Times New Roman" w:hAnsi="Times New Roman" w:cs="Times New Roman"/>
            </w:rPr>
          </w:rPrChange>
        </w:rPr>
      </w:pPr>
      <w:r w:rsidRPr="00211848">
        <w:rPr>
          <w:rFonts w:ascii="Times New Roman" w:hAnsi="Times New Roman" w:cs="Times New Roman"/>
          <w:lang w:val="en-US"/>
          <w:rPrChange w:id="55" w:author="Gerardo Lopez" w:date="2016-05-16T13:24:00Z">
            <w:rPr>
              <w:rFonts w:ascii="Times New Roman" w:hAnsi="Times New Roman" w:cs="Times New Roman"/>
            </w:rPr>
          </w:rPrChange>
        </w:rPr>
        <w:t xml:space="preserve">                        </w:t>
      </w:r>
      <w:proofErr w:type="gramStart"/>
      <w:r w:rsidRPr="00211848">
        <w:rPr>
          <w:rFonts w:ascii="Times New Roman" w:hAnsi="Times New Roman" w:cs="Times New Roman"/>
          <w:lang w:val="en-US"/>
          <w:rPrChange w:id="56" w:author="Gerardo Lopez" w:date="2016-05-16T13:24:00Z">
            <w:rPr>
              <w:rFonts w:ascii="Times New Roman" w:hAnsi="Times New Roman" w:cs="Times New Roman"/>
            </w:rPr>
          </w:rPrChange>
        </w:rPr>
        <w:t>break</w:t>
      </w:r>
      <w:proofErr w:type="gramEnd"/>
      <w:r w:rsidRPr="00211848">
        <w:rPr>
          <w:rFonts w:ascii="Times New Roman" w:hAnsi="Times New Roman" w:cs="Times New Roman"/>
          <w:lang w:val="en-US"/>
          <w:rPrChange w:id="57" w:author="Gerardo Lopez" w:date="2016-05-16T13:24:00Z">
            <w:rPr>
              <w:rFonts w:ascii="Times New Roman" w:hAnsi="Times New Roman" w:cs="Times New Roman"/>
            </w:rPr>
          </w:rPrChange>
        </w:rPr>
        <w:t>; }</w:t>
      </w:r>
    </w:p>
    <w:p w14:paraId="76F93A85" w14:textId="77777777" w:rsidR="00115035" w:rsidRPr="00211848" w:rsidRDefault="00115035" w:rsidP="00115035">
      <w:pPr>
        <w:jc w:val="both"/>
        <w:rPr>
          <w:rFonts w:ascii="Times New Roman" w:hAnsi="Times New Roman" w:cs="Times New Roman"/>
          <w:lang w:val="en-US"/>
          <w:rPrChange w:id="58" w:author="Gerardo Lopez" w:date="2016-05-16T13:24:00Z">
            <w:rPr>
              <w:rFonts w:ascii="Times New Roman" w:hAnsi="Times New Roman" w:cs="Times New Roman"/>
            </w:rPr>
          </w:rPrChange>
        </w:rPr>
      </w:pPr>
      <w:r w:rsidRPr="00211848">
        <w:rPr>
          <w:rFonts w:ascii="Times New Roman" w:hAnsi="Times New Roman" w:cs="Times New Roman"/>
          <w:lang w:val="en-US"/>
          <w:rPrChange w:id="59" w:author="Gerardo Lopez" w:date="2016-05-16T13:24:00Z">
            <w:rPr>
              <w:rFonts w:ascii="Times New Roman" w:hAnsi="Times New Roman" w:cs="Times New Roman"/>
            </w:rPr>
          </w:rPrChange>
        </w:rPr>
        <w:t xml:space="preserve">  }</w:t>
      </w:r>
    </w:p>
    <w:p w14:paraId="074DD2B1" w14:textId="440E95B5" w:rsidR="00115035" w:rsidRPr="00211848" w:rsidRDefault="00115035" w:rsidP="00115035">
      <w:pPr>
        <w:jc w:val="both"/>
        <w:rPr>
          <w:rFonts w:ascii="Times New Roman" w:hAnsi="Times New Roman" w:cs="Times New Roman"/>
          <w:lang w:val="en-US"/>
          <w:rPrChange w:id="60" w:author="Gerardo Lopez" w:date="2016-05-16T13:24:00Z">
            <w:rPr>
              <w:rFonts w:ascii="Times New Roman" w:hAnsi="Times New Roman" w:cs="Times New Roman"/>
            </w:rPr>
          </w:rPrChange>
        </w:rPr>
      </w:pPr>
      <w:r w:rsidRPr="00211848">
        <w:rPr>
          <w:rFonts w:ascii="Times New Roman" w:hAnsi="Times New Roman" w:cs="Times New Roman"/>
          <w:lang w:val="en-US"/>
          <w:rPrChange w:id="61" w:author="Gerardo Lopez" w:date="2016-05-16T13:24:00Z">
            <w:rPr>
              <w:rFonts w:ascii="Times New Roman" w:hAnsi="Times New Roman" w:cs="Times New Roman"/>
            </w:rPr>
          </w:rPrChange>
        </w:rPr>
        <w:t>}</w:t>
      </w:r>
    </w:p>
    <w:p w14:paraId="4F9875EA" w14:textId="77777777" w:rsidR="00115035" w:rsidRPr="00211848" w:rsidRDefault="00115035" w:rsidP="00115035">
      <w:pPr>
        <w:jc w:val="both"/>
        <w:rPr>
          <w:rFonts w:ascii="Times New Roman" w:hAnsi="Times New Roman" w:cs="Times New Roman"/>
          <w:lang w:val="en-US"/>
          <w:rPrChange w:id="62" w:author="Gerardo Lopez" w:date="2016-05-16T13:24:00Z">
            <w:rPr>
              <w:rFonts w:ascii="Times New Roman" w:hAnsi="Times New Roman" w:cs="Times New Roman"/>
            </w:rPr>
          </w:rPrChange>
        </w:rPr>
      </w:pPr>
      <w:proofErr w:type="gramStart"/>
      <w:r w:rsidRPr="00211848">
        <w:rPr>
          <w:rFonts w:ascii="Times New Roman" w:hAnsi="Times New Roman" w:cs="Times New Roman"/>
          <w:lang w:val="en-US"/>
          <w:rPrChange w:id="63" w:author="Gerardo Lopez" w:date="2016-05-16T13:24:00Z">
            <w:rPr>
              <w:rFonts w:ascii="Times New Roman" w:hAnsi="Times New Roman" w:cs="Times New Roman"/>
            </w:rPr>
          </w:rPrChange>
        </w:rPr>
        <w:t>void</w:t>
      </w:r>
      <w:proofErr w:type="gramEnd"/>
      <w:r w:rsidRPr="00211848">
        <w:rPr>
          <w:rFonts w:ascii="Times New Roman" w:hAnsi="Times New Roman" w:cs="Times New Roman"/>
          <w:lang w:val="en-US"/>
          <w:rPrChange w:id="64" w:author="Gerardo Lopez" w:date="2016-05-16T13:24:00Z">
            <w:rPr>
              <w:rFonts w:ascii="Times New Roman" w:hAnsi="Times New Roman" w:cs="Times New Roman"/>
            </w:rPr>
          </w:rPrChange>
        </w:rPr>
        <w:t xml:space="preserve"> loop()</w:t>
      </w:r>
    </w:p>
    <w:p w14:paraId="71746958" w14:textId="3D8BBB8D" w:rsidR="00115035" w:rsidRPr="00211848" w:rsidRDefault="00115035" w:rsidP="00115035">
      <w:pPr>
        <w:jc w:val="both"/>
        <w:rPr>
          <w:rFonts w:ascii="Times New Roman" w:hAnsi="Times New Roman" w:cs="Times New Roman"/>
          <w:lang w:val="en-US"/>
          <w:rPrChange w:id="65" w:author="Gerardo Lopez" w:date="2016-05-16T13:24:00Z">
            <w:rPr>
              <w:rFonts w:ascii="Times New Roman" w:hAnsi="Times New Roman" w:cs="Times New Roman"/>
            </w:rPr>
          </w:rPrChange>
        </w:rPr>
      </w:pPr>
      <w:r w:rsidRPr="00211848">
        <w:rPr>
          <w:rFonts w:ascii="Times New Roman" w:hAnsi="Times New Roman" w:cs="Times New Roman"/>
          <w:lang w:val="en-US"/>
          <w:rPrChange w:id="66" w:author="Gerardo Lopez" w:date="2016-05-16T13:24:00Z">
            <w:rPr>
              <w:rFonts w:ascii="Times New Roman" w:hAnsi="Times New Roman" w:cs="Times New Roman"/>
            </w:rPr>
          </w:rPrChange>
        </w:rPr>
        <w:t>{</w:t>
      </w:r>
    </w:p>
    <w:p w14:paraId="19FA50FA" w14:textId="77777777" w:rsidR="00115035" w:rsidRPr="00211848" w:rsidRDefault="00115035" w:rsidP="00115035">
      <w:pPr>
        <w:jc w:val="both"/>
        <w:rPr>
          <w:rFonts w:ascii="Times New Roman" w:hAnsi="Times New Roman" w:cs="Times New Roman"/>
          <w:lang w:val="en-US"/>
          <w:rPrChange w:id="67" w:author="Gerardo Lopez" w:date="2016-05-16T13:24:00Z">
            <w:rPr>
              <w:rFonts w:ascii="Times New Roman" w:hAnsi="Times New Roman" w:cs="Times New Roman"/>
            </w:rPr>
          </w:rPrChange>
        </w:rPr>
      </w:pPr>
      <w:r w:rsidRPr="00211848">
        <w:rPr>
          <w:rFonts w:ascii="Times New Roman" w:hAnsi="Times New Roman" w:cs="Times New Roman"/>
          <w:lang w:val="en-US"/>
          <w:rPrChange w:id="68" w:author="Gerardo Lopez" w:date="2016-05-16T13:24:00Z">
            <w:rPr>
              <w:rFonts w:ascii="Times New Roman" w:hAnsi="Times New Roman" w:cs="Times New Roman"/>
            </w:rPr>
          </w:rPrChange>
        </w:rPr>
        <w:t xml:space="preserve"> </w:t>
      </w:r>
      <w:proofErr w:type="gramStart"/>
      <w:r w:rsidRPr="00211848">
        <w:rPr>
          <w:rFonts w:ascii="Times New Roman" w:hAnsi="Times New Roman" w:cs="Times New Roman"/>
          <w:lang w:val="en-US"/>
          <w:rPrChange w:id="69" w:author="Gerardo Lopez" w:date="2016-05-16T13:24:00Z">
            <w:rPr>
              <w:rFonts w:ascii="Times New Roman" w:hAnsi="Times New Roman" w:cs="Times New Roman"/>
            </w:rPr>
          </w:rPrChange>
        </w:rPr>
        <w:t>void</w:t>
      </w:r>
      <w:proofErr w:type="gramEnd"/>
      <w:r w:rsidRPr="00211848">
        <w:rPr>
          <w:rFonts w:ascii="Times New Roman" w:hAnsi="Times New Roman" w:cs="Times New Roman"/>
          <w:lang w:val="en-US"/>
          <w:rPrChange w:id="70" w:author="Gerardo Lopez" w:date="2016-05-16T13:24:00Z">
            <w:rPr>
              <w:rFonts w:ascii="Times New Roman" w:hAnsi="Times New Roman" w:cs="Times New Roman"/>
            </w:rPr>
          </w:rPrChange>
        </w:rPr>
        <w:t xml:space="preserve"> </w:t>
      </w:r>
      <w:proofErr w:type="spellStart"/>
      <w:r w:rsidRPr="00211848">
        <w:rPr>
          <w:rFonts w:ascii="Times New Roman" w:hAnsi="Times New Roman" w:cs="Times New Roman"/>
          <w:lang w:val="en-US"/>
          <w:rPrChange w:id="71" w:author="Gerardo Lopez" w:date="2016-05-16T13:24:00Z">
            <w:rPr>
              <w:rFonts w:ascii="Times New Roman" w:hAnsi="Times New Roman" w:cs="Times New Roman"/>
            </w:rPr>
          </w:rPrChange>
        </w:rPr>
        <w:t>lineFollow</w:t>
      </w:r>
      <w:proofErr w:type="spellEnd"/>
      <w:r w:rsidRPr="00211848">
        <w:rPr>
          <w:rFonts w:ascii="Times New Roman" w:hAnsi="Times New Roman" w:cs="Times New Roman"/>
          <w:lang w:val="en-US"/>
          <w:rPrChange w:id="72" w:author="Gerardo Lopez" w:date="2016-05-16T13:24:00Z">
            <w:rPr>
              <w:rFonts w:ascii="Times New Roman" w:hAnsi="Times New Roman" w:cs="Times New Roman"/>
            </w:rPr>
          </w:rPrChange>
        </w:rPr>
        <w:t>();</w:t>
      </w:r>
    </w:p>
    <w:p w14:paraId="54B29E6A" w14:textId="534FF58B" w:rsidR="00115035" w:rsidRPr="00211848" w:rsidRDefault="00115035" w:rsidP="00115035">
      <w:pPr>
        <w:jc w:val="both"/>
        <w:rPr>
          <w:rFonts w:ascii="Times New Roman" w:hAnsi="Times New Roman" w:cs="Times New Roman"/>
          <w:lang w:val="en-US"/>
          <w:rPrChange w:id="73" w:author="Gerardo Lopez" w:date="2016-05-16T13:24:00Z">
            <w:rPr>
              <w:rFonts w:ascii="Times New Roman" w:hAnsi="Times New Roman" w:cs="Times New Roman"/>
            </w:rPr>
          </w:rPrChange>
        </w:rPr>
      </w:pPr>
      <w:r w:rsidRPr="00211848">
        <w:rPr>
          <w:rFonts w:ascii="Times New Roman" w:hAnsi="Times New Roman" w:cs="Times New Roman"/>
          <w:lang w:val="en-US"/>
          <w:rPrChange w:id="74" w:author="Gerardo Lopez" w:date="2016-05-16T13:24:00Z">
            <w:rPr>
              <w:rFonts w:ascii="Times New Roman" w:hAnsi="Times New Roman" w:cs="Times New Roman"/>
            </w:rPr>
          </w:rPrChange>
        </w:rPr>
        <w:t>}</w:t>
      </w:r>
    </w:p>
    <w:p w14:paraId="637423FE" w14:textId="77777777" w:rsidR="00115035" w:rsidRPr="00211848" w:rsidRDefault="00115035" w:rsidP="00115035">
      <w:pPr>
        <w:jc w:val="both"/>
        <w:rPr>
          <w:rFonts w:ascii="Times New Roman" w:hAnsi="Times New Roman" w:cs="Times New Roman"/>
          <w:lang w:val="en-US"/>
          <w:rPrChange w:id="75" w:author="Gerardo Lopez" w:date="2016-05-16T13:24:00Z">
            <w:rPr>
              <w:rFonts w:ascii="Times New Roman" w:hAnsi="Times New Roman" w:cs="Times New Roman"/>
            </w:rPr>
          </w:rPrChange>
        </w:rPr>
      </w:pPr>
      <w:proofErr w:type="gramStart"/>
      <w:r w:rsidRPr="00211848">
        <w:rPr>
          <w:rFonts w:ascii="Times New Roman" w:hAnsi="Times New Roman" w:cs="Times New Roman"/>
          <w:lang w:val="en-US"/>
          <w:rPrChange w:id="76" w:author="Gerardo Lopez" w:date="2016-05-16T13:24:00Z">
            <w:rPr>
              <w:rFonts w:ascii="Times New Roman" w:hAnsi="Times New Roman" w:cs="Times New Roman"/>
            </w:rPr>
          </w:rPrChange>
        </w:rPr>
        <w:t>void</w:t>
      </w:r>
      <w:proofErr w:type="gramEnd"/>
      <w:r w:rsidRPr="00211848">
        <w:rPr>
          <w:rFonts w:ascii="Times New Roman" w:hAnsi="Times New Roman" w:cs="Times New Roman"/>
          <w:lang w:val="en-US"/>
          <w:rPrChange w:id="77" w:author="Gerardo Lopez" w:date="2016-05-16T13:24:00Z">
            <w:rPr>
              <w:rFonts w:ascii="Times New Roman" w:hAnsi="Times New Roman" w:cs="Times New Roman"/>
            </w:rPr>
          </w:rPrChange>
        </w:rPr>
        <w:t xml:space="preserve"> </w:t>
      </w:r>
      <w:proofErr w:type="spellStart"/>
      <w:r w:rsidRPr="00211848">
        <w:rPr>
          <w:rFonts w:ascii="Times New Roman" w:hAnsi="Times New Roman" w:cs="Times New Roman"/>
          <w:lang w:val="en-US"/>
          <w:rPrChange w:id="78" w:author="Gerardo Lopez" w:date="2016-05-16T13:24:00Z">
            <w:rPr>
              <w:rFonts w:ascii="Times New Roman" w:hAnsi="Times New Roman" w:cs="Times New Roman"/>
            </w:rPr>
          </w:rPrChange>
        </w:rPr>
        <w:t>Left_Forward</w:t>
      </w:r>
      <w:proofErr w:type="spellEnd"/>
      <w:r w:rsidRPr="00211848">
        <w:rPr>
          <w:rFonts w:ascii="Times New Roman" w:hAnsi="Times New Roman" w:cs="Times New Roman"/>
          <w:lang w:val="en-US"/>
          <w:rPrChange w:id="79" w:author="Gerardo Lopez" w:date="2016-05-16T13:24:00Z">
            <w:rPr>
              <w:rFonts w:ascii="Times New Roman" w:hAnsi="Times New Roman" w:cs="Times New Roman"/>
            </w:rPr>
          </w:rPrChange>
        </w:rPr>
        <w:t xml:space="preserve">() </w:t>
      </w:r>
    </w:p>
    <w:p w14:paraId="7995BF28" w14:textId="77777777" w:rsidR="00115035" w:rsidRPr="00211848" w:rsidRDefault="00115035" w:rsidP="00115035">
      <w:pPr>
        <w:jc w:val="both"/>
        <w:rPr>
          <w:rFonts w:ascii="Times New Roman" w:hAnsi="Times New Roman" w:cs="Times New Roman"/>
          <w:lang w:val="en-US"/>
          <w:rPrChange w:id="80" w:author="Gerardo Lopez" w:date="2016-05-16T13:24:00Z">
            <w:rPr>
              <w:rFonts w:ascii="Times New Roman" w:hAnsi="Times New Roman" w:cs="Times New Roman"/>
            </w:rPr>
          </w:rPrChange>
        </w:rPr>
      </w:pPr>
      <w:r w:rsidRPr="00211848">
        <w:rPr>
          <w:rFonts w:ascii="Times New Roman" w:hAnsi="Times New Roman" w:cs="Times New Roman"/>
          <w:lang w:val="en-US"/>
          <w:rPrChange w:id="81" w:author="Gerardo Lopez" w:date="2016-05-16T13:24:00Z">
            <w:rPr>
              <w:rFonts w:ascii="Times New Roman" w:hAnsi="Times New Roman" w:cs="Times New Roman"/>
            </w:rPr>
          </w:rPrChange>
        </w:rPr>
        <w:t>{</w:t>
      </w:r>
    </w:p>
    <w:p w14:paraId="00D3535A" w14:textId="77777777" w:rsidR="00115035" w:rsidRPr="00211848" w:rsidRDefault="00115035" w:rsidP="00115035">
      <w:pPr>
        <w:jc w:val="both"/>
        <w:rPr>
          <w:rFonts w:ascii="Times New Roman" w:hAnsi="Times New Roman" w:cs="Times New Roman"/>
          <w:lang w:val="en-US"/>
        </w:rPr>
      </w:pPr>
      <w:r w:rsidRPr="00211848">
        <w:rPr>
          <w:rFonts w:ascii="Times New Roman" w:hAnsi="Times New Roman" w:cs="Times New Roman"/>
          <w:lang w:val="en-US"/>
          <w:rPrChange w:id="82" w:author="Gerardo Lopez" w:date="2016-05-16T13:24:00Z">
            <w:rPr>
              <w:rFonts w:ascii="Times New Roman" w:hAnsi="Times New Roman" w:cs="Times New Roman"/>
            </w:rPr>
          </w:rPrChange>
        </w:rPr>
        <w:t xml:space="preserve">  </w:t>
      </w:r>
      <w:proofErr w:type="gramStart"/>
      <w:r w:rsidRPr="00211848">
        <w:rPr>
          <w:rFonts w:ascii="Times New Roman" w:hAnsi="Times New Roman" w:cs="Times New Roman"/>
          <w:lang w:val="en-US"/>
        </w:rPr>
        <w:t>digitalWrite(</w:t>
      </w:r>
      <w:proofErr w:type="gramEnd"/>
      <w:r w:rsidRPr="00211848">
        <w:rPr>
          <w:rFonts w:ascii="Times New Roman" w:hAnsi="Times New Roman" w:cs="Times New Roman"/>
          <w:lang w:val="en-US"/>
        </w:rPr>
        <w:t>Left_Dir1, LOW);</w:t>
      </w:r>
    </w:p>
    <w:p w14:paraId="463153E0" w14:textId="77777777" w:rsidR="00115035" w:rsidRPr="00211848" w:rsidRDefault="00115035" w:rsidP="00115035">
      <w:pPr>
        <w:jc w:val="both"/>
        <w:rPr>
          <w:rFonts w:ascii="Times New Roman" w:hAnsi="Times New Roman" w:cs="Times New Roman"/>
          <w:lang w:val="en-US"/>
        </w:rPr>
      </w:pPr>
      <w:r w:rsidRPr="00211848">
        <w:rPr>
          <w:rFonts w:ascii="Times New Roman" w:hAnsi="Times New Roman" w:cs="Times New Roman"/>
          <w:lang w:val="en-US"/>
        </w:rPr>
        <w:t xml:space="preserve">  </w:t>
      </w:r>
      <w:proofErr w:type="gramStart"/>
      <w:r w:rsidRPr="00211848">
        <w:rPr>
          <w:rFonts w:ascii="Times New Roman" w:hAnsi="Times New Roman" w:cs="Times New Roman"/>
          <w:lang w:val="en-US"/>
        </w:rPr>
        <w:t>digitalWrite(</w:t>
      </w:r>
      <w:proofErr w:type="gramEnd"/>
      <w:r w:rsidRPr="00211848">
        <w:rPr>
          <w:rFonts w:ascii="Times New Roman" w:hAnsi="Times New Roman" w:cs="Times New Roman"/>
          <w:lang w:val="en-US"/>
        </w:rPr>
        <w:t>Left_Dir2, HIGH);</w:t>
      </w:r>
    </w:p>
    <w:p w14:paraId="51A752B2" w14:textId="6DD9D5B1" w:rsidR="00115035" w:rsidRPr="00115035" w:rsidRDefault="00115035" w:rsidP="00115035">
      <w:pPr>
        <w:jc w:val="both"/>
        <w:rPr>
          <w:rFonts w:ascii="Times New Roman" w:hAnsi="Times New Roman" w:cs="Times New Roman"/>
        </w:rPr>
      </w:pPr>
      <w:r>
        <w:rPr>
          <w:rFonts w:ascii="Times New Roman" w:hAnsi="Times New Roman" w:cs="Times New Roman"/>
        </w:rPr>
        <w:t>}</w:t>
      </w:r>
    </w:p>
    <w:p w14:paraId="1B1C52E7"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void</w:t>
      </w:r>
      <w:proofErr w:type="spellEnd"/>
      <w:proofErr w:type="gramEnd"/>
      <w:r w:rsidRPr="00115035">
        <w:rPr>
          <w:rFonts w:ascii="Times New Roman" w:hAnsi="Times New Roman" w:cs="Times New Roman"/>
        </w:rPr>
        <w:t xml:space="preserve"> </w:t>
      </w:r>
      <w:proofErr w:type="spellStart"/>
      <w:r w:rsidRPr="00115035">
        <w:rPr>
          <w:rFonts w:ascii="Times New Roman" w:hAnsi="Times New Roman" w:cs="Times New Roman"/>
        </w:rPr>
        <w:t>Left_Reverse</w:t>
      </w:r>
      <w:proofErr w:type="spellEnd"/>
      <w:r w:rsidRPr="00115035">
        <w:rPr>
          <w:rFonts w:ascii="Times New Roman" w:hAnsi="Times New Roman" w:cs="Times New Roman"/>
        </w:rPr>
        <w:t xml:space="preserve">() </w:t>
      </w:r>
    </w:p>
    <w:p w14:paraId="28A53266"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w:t>
      </w:r>
    </w:p>
    <w:p w14:paraId="648B3BA9" w14:textId="77777777" w:rsidR="00115035" w:rsidRPr="00211848" w:rsidRDefault="00115035" w:rsidP="00115035">
      <w:pPr>
        <w:jc w:val="both"/>
        <w:rPr>
          <w:rFonts w:ascii="Times New Roman" w:hAnsi="Times New Roman" w:cs="Times New Roman"/>
          <w:lang w:val="en-US"/>
        </w:rPr>
      </w:pPr>
      <w:r w:rsidRPr="00115035">
        <w:rPr>
          <w:rFonts w:ascii="Times New Roman" w:hAnsi="Times New Roman" w:cs="Times New Roman"/>
        </w:rPr>
        <w:t xml:space="preserve">  </w:t>
      </w:r>
      <w:proofErr w:type="gramStart"/>
      <w:r w:rsidRPr="00211848">
        <w:rPr>
          <w:rFonts w:ascii="Times New Roman" w:hAnsi="Times New Roman" w:cs="Times New Roman"/>
          <w:lang w:val="en-US"/>
        </w:rPr>
        <w:t>digitalWrite(</w:t>
      </w:r>
      <w:proofErr w:type="gramEnd"/>
      <w:r w:rsidRPr="00211848">
        <w:rPr>
          <w:rFonts w:ascii="Times New Roman" w:hAnsi="Times New Roman" w:cs="Times New Roman"/>
          <w:lang w:val="en-US"/>
        </w:rPr>
        <w:t>Left_Dir1, HIGH);</w:t>
      </w:r>
    </w:p>
    <w:p w14:paraId="4C7C9C9C" w14:textId="77777777" w:rsidR="00115035" w:rsidRPr="00211848" w:rsidRDefault="00115035" w:rsidP="00115035">
      <w:pPr>
        <w:jc w:val="both"/>
        <w:rPr>
          <w:rFonts w:ascii="Times New Roman" w:hAnsi="Times New Roman" w:cs="Times New Roman"/>
          <w:lang w:val="en-US"/>
        </w:rPr>
      </w:pPr>
      <w:r w:rsidRPr="00211848">
        <w:rPr>
          <w:rFonts w:ascii="Times New Roman" w:hAnsi="Times New Roman" w:cs="Times New Roman"/>
          <w:lang w:val="en-US"/>
        </w:rPr>
        <w:t xml:space="preserve">  </w:t>
      </w:r>
      <w:proofErr w:type="gramStart"/>
      <w:r w:rsidRPr="00211848">
        <w:rPr>
          <w:rFonts w:ascii="Times New Roman" w:hAnsi="Times New Roman" w:cs="Times New Roman"/>
          <w:lang w:val="en-US"/>
        </w:rPr>
        <w:t>digitalWrite(</w:t>
      </w:r>
      <w:proofErr w:type="gramEnd"/>
      <w:r w:rsidRPr="00211848">
        <w:rPr>
          <w:rFonts w:ascii="Times New Roman" w:hAnsi="Times New Roman" w:cs="Times New Roman"/>
          <w:lang w:val="en-US"/>
        </w:rPr>
        <w:t>Left_Dir2, LOW);</w:t>
      </w:r>
    </w:p>
    <w:p w14:paraId="47279570" w14:textId="2D2D8887" w:rsidR="00115035" w:rsidRPr="00115035" w:rsidRDefault="00115035" w:rsidP="00115035">
      <w:pPr>
        <w:jc w:val="both"/>
        <w:rPr>
          <w:rFonts w:ascii="Times New Roman" w:hAnsi="Times New Roman" w:cs="Times New Roman"/>
        </w:rPr>
      </w:pPr>
      <w:r>
        <w:rPr>
          <w:rFonts w:ascii="Times New Roman" w:hAnsi="Times New Roman" w:cs="Times New Roman"/>
        </w:rPr>
        <w:lastRenderedPageBreak/>
        <w:t>}</w:t>
      </w:r>
    </w:p>
    <w:p w14:paraId="549CB9C9"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void</w:t>
      </w:r>
      <w:proofErr w:type="spellEnd"/>
      <w:proofErr w:type="gramEnd"/>
      <w:r w:rsidRPr="00115035">
        <w:rPr>
          <w:rFonts w:ascii="Times New Roman" w:hAnsi="Times New Roman" w:cs="Times New Roman"/>
        </w:rPr>
        <w:t xml:space="preserve"> </w:t>
      </w:r>
      <w:proofErr w:type="spellStart"/>
      <w:r w:rsidRPr="00115035">
        <w:rPr>
          <w:rFonts w:ascii="Times New Roman" w:hAnsi="Times New Roman" w:cs="Times New Roman"/>
        </w:rPr>
        <w:t>Right_Forward</w:t>
      </w:r>
      <w:proofErr w:type="spellEnd"/>
      <w:r w:rsidRPr="00115035">
        <w:rPr>
          <w:rFonts w:ascii="Times New Roman" w:hAnsi="Times New Roman" w:cs="Times New Roman"/>
        </w:rPr>
        <w:t>()</w:t>
      </w:r>
    </w:p>
    <w:p w14:paraId="1B903488"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w:t>
      </w:r>
    </w:p>
    <w:p w14:paraId="063BF716" w14:textId="77777777" w:rsidR="00115035" w:rsidRPr="00211848" w:rsidRDefault="00115035" w:rsidP="00115035">
      <w:pPr>
        <w:jc w:val="both"/>
        <w:rPr>
          <w:rFonts w:ascii="Times New Roman" w:hAnsi="Times New Roman" w:cs="Times New Roman"/>
          <w:lang w:val="en-US"/>
        </w:rPr>
      </w:pPr>
      <w:r w:rsidRPr="00115035">
        <w:rPr>
          <w:rFonts w:ascii="Times New Roman" w:hAnsi="Times New Roman" w:cs="Times New Roman"/>
        </w:rPr>
        <w:t xml:space="preserve">  </w:t>
      </w:r>
      <w:proofErr w:type="gramStart"/>
      <w:r w:rsidRPr="00211848">
        <w:rPr>
          <w:rFonts w:ascii="Times New Roman" w:hAnsi="Times New Roman" w:cs="Times New Roman"/>
          <w:lang w:val="en-US"/>
        </w:rPr>
        <w:t>digitalWrite(</w:t>
      </w:r>
      <w:proofErr w:type="gramEnd"/>
      <w:r w:rsidRPr="00211848">
        <w:rPr>
          <w:rFonts w:ascii="Times New Roman" w:hAnsi="Times New Roman" w:cs="Times New Roman"/>
          <w:lang w:val="en-US"/>
        </w:rPr>
        <w:t>Right_Dir1, LOW);</w:t>
      </w:r>
    </w:p>
    <w:p w14:paraId="4582CAE1" w14:textId="77777777" w:rsidR="00115035" w:rsidRPr="00211848" w:rsidRDefault="00115035" w:rsidP="00115035">
      <w:pPr>
        <w:jc w:val="both"/>
        <w:rPr>
          <w:rFonts w:ascii="Times New Roman" w:hAnsi="Times New Roman" w:cs="Times New Roman"/>
          <w:lang w:val="en-US"/>
        </w:rPr>
      </w:pPr>
      <w:r w:rsidRPr="00211848">
        <w:rPr>
          <w:rFonts w:ascii="Times New Roman" w:hAnsi="Times New Roman" w:cs="Times New Roman"/>
          <w:lang w:val="en-US"/>
        </w:rPr>
        <w:t xml:space="preserve">  </w:t>
      </w:r>
      <w:proofErr w:type="gramStart"/>
      <w:r w:rsidRPr="00211848">
        <w:rPr>
          <w:rFonts w:ascii="Times New Roman" w:hAnsi="Times New Roman" w:cs="Times New Roman"/>
          <w:lang w:val="en-US"/>
        </w:rPr>
        <w:t>digitalWrite(</w:t>
      </w:r>
      <w:proofErr w:type="gramEnd"/>
      <w:r w:rsidRPr="00211848">
        <w:rPr>
          <w:rFonts w:ascii="Times New Roman" w:hAnsi="Times New Roman" w:cs="Times New Roman"/>
          <w:lang w:val="en-US"/>
        </w:rPr>
        <w:t>Right_Dir2, HIGH);</w:t>
      </w:r>
    </w:p>
    <w:p w14:paraId="3AE82326" w14:textId="6F90853A" w:rsidR="00115035" w:rsidRPr="00115035" w:rsidRDefault="00115035" w:rsidP="00115035">
      <w:pPr>
        <w:jc w:val="both"/>
        <w:rPr>
          <w:rFonts w:ascii="Times New Roman" w:hAnsi="Times New Roman" w:cs="Times New Roman"/>
        </w:rPr>
      </w:pPr>
      <w:r>
        <w:rPr>
          <w:rFonts w:ascii="Times New Roman" w:hAnsi="Times New Roman" w:cs="Times New Roman"/>
        </w:rPr>
        <w:t>}</w:t>
      </w:r>
    </w:p>
    <w:p w14:paraId="76993C59"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void</w:t>
      </w:r>
      <w:proofErr w:type="spellEnd"/>
      <w:proofErr w:type="gramEnd"/>
      <w:r w:rsidRPr="00115035">
        <w:rPr>
          <w:rFonts w:ascii="Times New Roman" w:hAnsi="Times New Roman" w:cs="Times New Roman"/>
        </w:rPr>
        <w:t xml:space="preserve"> </w:t>
      </w:r>
      <w:proofErr w:type="spellStart"/>
      <w:r w:rsidRPr="00115035">
        <w:rPr>
          <w:rFonts w:ascii="Times New Roman" w:hAnsi="Times New Roman" w:cs="Times New Roman"/>
        </w:rPr>
        <w:t>Right_Reverse</w:t>
      </w:r>
      <w:proofErr w:type="spellEnd"/>
      <w:r w:rsidRPr="00115035">
        <w:rPr>
          <w:rFonts w:ascii="Times New Roman" w:hAnsi="Times New Roman" w:cs="Times New Roman"/>
        </w:rPr>
        <w:t>()</w:t>
      </w:r>
    </w:p>
    <w:p w14:paraId="6FAD1079"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w:t>
      </w:r>
    </w:p>
    <w:p w14:paraId="5D5DF2C2" w14:textId="77777777" w:rsidR="00115035" w:rsidRPr="00211848" w:rsidRDefault="00115035" w:rsidP="00115035">
      <w:pPr>
        <w:jc w:val="both"/>
        <w:rPr>
          <w:rFonts w:ascii="Times New Roman" w:hAnsi="Times New Roman" w:cs="Times New Roman"/>
          <w:lang w:val="en-US"/>
        </w:rPr>
      </w:pPr>
      <w:r w:rsidRPr="00115035">
        <w:rPr>
          <w:rFonts w:ascii="Times New Roman" w:hAnsi="Times New Roman" w:cs="Times New Roman"/>
        </w:rPr>
        <w:t xml:space="preserve">  </w:t>
      </w:r>
      <w:proofErr w:type="gramStart"/>
      <w:r w:rsidRPr="00211848">
        <w:rPr>
          <w:rFonts w:ascii="Times New Roman" w:hAnsi="Times New Roman" w:cs="Times New Roman"/>
          <w:lang w:val="en-US"/>
        </w:rPr>
        <w:t>digitalWrite(</w:t>
      </w:r>
      <w:proofErr w:type="gramEnd"/>
      <w:r w:rsidRPr="00211848">
        <w:rPr>
          <w:rFonts w:ascii="Times New Roman" w:hAnsi="Times New Roman" w:cs="Times New Roman"/>
          <w:lang w:val="en-US"/>
        </w:rPr>
        <w:t>Right_Dir1, HIGH);</w:t>
      </w:r>
    </w:p>
    <w:p w14:paraId="7836DF9B" w14:textId="77777777" w:rsidR="00115035" w:rsidRPr="00211848" w:rsidRDefault="00115035" w:rsidP="00115035">
      <w:pPr>
        <w:jc w:val="both"/>
        <w:rPr>
          <w:rFonts w:ascii="Times New Roman" w:hAnsi="Times New Roman" w:cs="Times New Roman"/>
          <w:lang w:val="en-US"/>
        </w:rPr>
      </w:pPr>
      <w:r w:rsidRPr="00211848">
        <w:rPr>
          <w:rFonts w:ascii="Times New Roman" w:hAnsi="Times New Roman" w:cs="Times New Roman"/>
          <w:lang w:val="en-US"/>
        </w:rPr>
        <w:t xml:space="preserve">  </w:t>
      </w:r>
      <w:proofErr w:type="gramStart"/>
      <w:r w:rsidRPr="00211848">
        <w:rPr>
          <w:rFonts w:ascii="Times New Roman" w:hAnsi="Times New Roman" w:cs="Times New Roman"/>
          <w:lang w:val="en-US"/>
        </w:rPr>
        <w:t>digitalWrite(</w:t>
      </w:r>
      <w:proofErr w:type="gramEnd"/>
      <w:r w:rsidRPr="00211848">
        <w:rPr>
          <w:rFonts w:ascii="Times New Roman" w:hAnsi="Times New Roman" w:cs="Times New Roman"/>
          <w:lang w:val="en-US"/>
        </w:rPr>
        <w:t>Right_Dir2, LOW);</w:t>
      </w:r>
    </w:p>
    <w:p w14:paraId="1AA6EA11" w14:textId="06D1A65F" w:rsidR="00115035" w:rsidRPr="00115035" w:rsidRDefault="00115035" w:rsidP="00115035">
      <w:pPr>
        <w:jc w:val="both"/>
        <w:rPr>
          <w:rFonts w:ascii="Times New Roman" w:hAnsi="Times New Roman" w:cs="Times New Roman"/>
        </w:rPr>
      </w:pPr>
      <w:r>
        <w:rPr>
          <w:rFonts w:ascii="Times New Roman" w:hAnsi="Times New Roman" w:cs="Times New Roman"/>
        </w:rPr>
        <w:t>}</w:t>
      </w:r>
    </w:p>
    <w:p w14:paraId="106E4C25"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void</w:t>
      </w:r>
      <w:proofErr w:type="spellEnd"/>
      <w:proofErr w:type="gramEnd"/>
      <w:r w:rsidRPr="00115035">
        <w:rPr>
          <w:rFonts w:ascii="Times New Roman" w:hAnsi="Times New Roman" w:cs="Times New Roman"/>
        </w:rPr>
        <w:t xml:space="preserve"> </w:t>
      </w:r>
      <w:proofErr w:type="spellStart"/>
      <w:r w:rsidRPr="00115035">
        <w:rPr>
          <w:rFonts w:ascii="Times New Roman" w:hAnsi="Times New Roman" w:cs="Times New Roman"/>
        </w:rPr>
        <w:t>Go</w:t>
      </w:r>
      <w:proofErr w:type="spellEnd"/>
      <w:r w:rsidRPr="00115035">
        <w:rPr>
          <w:rFonts w:ascii="Times New Roman" w:hAnsi="Times New Roman" w:cs="Times New Roman"/>
        </w:rPr>
        <w:t>(int s)</w:t>
      </w:r>
    </w:p>
    <w:p w14:paraId="726BE33B"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w:t>
      </w:r>
    </w:p>
    <w:p w14:paraId="2FF94CB0" w14:textId="77777777" w:rsidR="00115035" w:rsidRPr="00211848" w:rsidRDefault="00115035" w:rsidP="00115035">
      <w:pPr>
        <w:jc w:val="both"/>
        <w:rPr>
          <w:rFonts w:ascii="Times New Roman" w:hAnsi="Times New Roman" w:cs="Times New Roman"/>
          <w:lang w:val="en-US"/>
        </w:rPr>
      </w:pPr>
      <w:r w:rsidRPr="00115035">
        <w:rPr>
          <w:rFonts w:ascii="Times New Roman" w:hAnsi="Times New Roman" w:cs="Times New Roman"/>
        </w:rPr>
        <w:t xml:space="preserve">  </w:t>
      </w:r>
      <w:proofErr w:type="gramStart"/>
      <w:r w:rsidRPr="00211848">
        <w:rPr>
          <w:rFonts w:ascii="Times New Roman" w:hAnsi="Times New Roman" w:cs="Times New Roman"/>
          <w:lang w:val="en-US"/>
        </w:rPr>
        <w:t>analogWrite(</w:t>
      </w:r>
      <w:proofErr w:type="spellStart"/>
      <w:proofErr w:type="gramEnd"/>
      <w:r w:rsidRPr="00211848">
        <w:rPr>
          <w:rFonts w:ascii="Times New Roman" w:hAnsi="Times New Roman" w:cs="Times New Roman"/>
          <w:lang w:val="en-US"/>
        </w:rPr>
        <w:t>Right_Speed</w:t>
      </w:r>
      <w:proofErr w:type="spellEnd"/>
      <w:r w:rsidRPr="00211848">
        <w:rPr>
          <w:rFonts w:ascii="Times New Roman" w:hAnsi="Times New Roman" w:cs="Times New Roman"/>
          <w:lang w:val="en-US"/>
        </w:rPr>
        <w:t>, s);</w:t>
      </w:r>
    </w:p>
    <w:p w14:paraId="09FFD854" w14:textId="77777777" w:rsidR="00115035" w:rsidRPr="00211848" w:rsidRDefault="00115035" w:rsidP="00115035">
      <w:pPr>
        <w:jc w:val="both"/>
        <w:rPr>
          <w:rFonts w:ascii="Times New Roman" w:hAnsi="Times New Roman" w:cs="Times New Roman"/>
          <w:lang w:val="en-US"/>
        </w:rPr>
      </w:pPr>
      <w:r w:rsidRPr="00211848">
        <w:rPr>
          <w:rFonts w:ascii="Times New Roman" w:hAnsi="Times New Roman" w:cs="Times New Roman"/>
          <w:lang w:val="en-US"/>
        </w:rPr>
        <w:t xml:space="preserve">  </w:t>
      </w:r>
      <w:proofErr w:type="gramStart"/>
      <w:r w:rsidRPr="00211848">
        <w:rPr>
          <w:rFonts w:ascii="Times New Roman" w:hAnsi="Times New Roman" w:cs="Times New Roman"/>
          <w:lang w:val="en-US"/>
        </w:rPr>
        <w:t>analogWrite(</w:t>
      </w:r>
      <w:proofErr w:type="spellStart"/>
      <w:proofErr w:type="gramEnd"/>
      <w:r w:rsidRPr="00211848">
        <w:rPr>
          <w:rFonts w:ascii="Times New Roman" w:hAnsi="Times New Roman" w:cs="Times New Roman"/>
          <w:lang w:val="en-US"/>
        </w:rPr>
        <w:t>Left_Speed</w:t>
      </w:r>
      <w:proofErr w:type="spellEnd"/>
      <w:r w:rsidRPr="00211848">
        <w:rPr>
          <w:rFonts w:ascii="Times New Roman" w:hAnsi="Times New Roman" w:cs="Times New Roman"/>
          <w:lang w:val="en-US"/>
        </w:rPr>
        <w:t>, s);</w:t>
      </w:r>
    </w:p>
    <w:p w14:paraId="371AC092" w14:textId="77777777" w:rsidR="00115035" w:rsidRPr="00211848" w:rsidRDefault="00115035" w:rsidP="00115035">
      <w:pPr>
        <w:jc w:val="both"/>
        <w:rPr>
          <w:rFonts w:ascii="Times New Roman" w:hAnsi="Times New Roman" w:cs="Times New Roman"/>
          <w:lang w:val="en-US"/>
          <w:rPrChange w:id="83" w:author="Gerardo Lopez" w:date="2016-05-16T13:24:00Z">
            <w:rPr>
              <w:rFonts w:ascii="Times New Roman" w:hAnsi="Times New Roman" w:cs="Times New Roman"/>
            </w:rPr>
          </w:rPrChange>
        </w:rPr>
      </w:pPr>
      <w:r w:rsidRPr="00211848">
        <w:rPr>
          <w:rFonts w:ascii="Times New Roman" w:hAnsi="Times New Roman" w:cs="Times New Roman"/>
          <w:lang w:val="en-US"/>
          <w:rPrChange w:id="84" w:author="Gerardo Lopez" w:date="2016-05-16T13:24:00Z">
            <w:rPr>
              <w:rFonts w:ascii="Times New Roman" w:hAnsi="Times New Roman" w:cs="Times New Roman"/>
            </w:rPr>
          </w:rPrChange>
        </w:rPr>
        <w:t>}</w:t>
      </w:r>
    </w:p>
    <w:p w14:paraId="185A6168" w14:textId="77777777" w:rsidR="00115035" w:rsidRPr="00211848" w:rsidRDefault="00115035" w:rsidP="00115035">
      <w:pPr>
        <w:jc w:val="both"/>
        <w:rPr>
          <w:rFonts w:ascii="Times New Roman" w:hAnsi="Times New Roman" w:cs="Times New Roman"/>
          <w:lang w:val="en-US"/>
          <w:rPrChange w:id="85" w:author="Gerardo Lopez" w:date="2016-05-16T13:24:00Z">
            <w:rPr>
              <w:rFonts w:ascii="Times New Roman" w:hAnsi="Times New Roman" w:cs="Times New Roman"/>
            </w:rPr>
          </w:rPrChange>
        </w:rPr>
      </w:pPr>
    </w:p>
    <w:p w14:paraId="5E578761" w14:textId="77777777" w:rsidR="00115035" w:rsidRPr="00211848" w:rsidRDefault="00115035" w:rsidP="00115035">
      <w:pPr>
        <w:jc w:val="both"/>
        <w:rPr>
          <w:rFonts w:ascii="Times New Roman" w:hAnsi="Times New Roman" w:cs="Times New Roman"/>
          <w:lang w:val="en-US"/>
          <w:rPrChange w:id="86" w:author="Gerardo Lopez" w:date="2016-05-16T13:24:00Z">
            <w:rPr>
              <w:rFonts w:ascii="Times New Roman" w:hAnsi="Times New Roman" w:cs="Times New Roman"/>
            </w:rPr>
          </w:rPrChange>
        </w:rPr>
      </w:pPr>
      <w:proofErr w:type="gramStart"/>
      <w:r w:rsidRPr="00211848">
        <w:rPr>
          <w:rFonts w:ascii="Times New Roman" w:hAnsi="Times New Roman" w:cs="Times New Roman"/>
          <w:lang w:val="en-US"/>
          <w:rPrChange w:id="87" w:author="Gerardo Lopez" w:date="2016-05-16T13:24:00Z">
            <w:rPr>
              <w:rFonts w:ascii="Times New Roman" w:hAnsi="Times New Roman" w:cs="Times New Roman"/>
            </w:rPr>
          </w:rPrChange>
        </w:rPr>
        <w:t>void</w:t>
      </w:r>
      <w:proofErr w:type="gramEnd"/>
      <w:r w:rsidRPr="00211848">
        <w:rPr>
          <w:rFonts w:ascii="Times New Roman" w:hAnsi="Times New Roman" w:cs="Times New Roman"/>
          <w:lang w:val="en-US"/>
          <w:rPrChange w:id="88" w:author="Gerardo Lopez" w:date="2016-05-16T13:24:00Z">
            <w:rPr>
              <w:rFonts w:ascii="Times New Roman" w:hAnsi="Times New Roman" w:cs="Times New Roman"/>
            </w:rPr>
          </w:rPrChange>
        </w:rPr>
        <w:t xml:space="preserve"> Forward()</w:t>
      </w:r>
    </w:p>
    <w:p w14:paraId="5EF181B5" w14:textId="77777777" w:rsidR="00115035" w:rsidRPr="00211848" w:rsidRDefault="00115035" w:rsidP="00115035">
      <w:pPr>
        <w:jc w:val="both"/>
        <w:rPr>
          <w:rFonts w:ascii="Times New Roman" w:hAnsi="Times New Roman" w:cs="Times New Roman"/>
          <w:lang w:val="en-US"/>
          <w:rPrChange w:id="89" w:author="Gerardo Lopez" w:date="2016-05-16T13:24:00Z">
            <w:rPr>
              <w:rFonts w:ascii="Times New Roman" w:hAnsi="Times New Roman" w:cs="Times New Roman"/>
            </w:rPr>
          </w:rPrChange>
        </w:rPr>
      </w:pPr>
      <w:r w:rsidRPr="00211848">
        <w:rPr>
          <w:rFonts w:ascii="Times New Roman" w:hAnsi="Times New Roman" w:cs="Times New Roman"/>
          <w:lang w:val="en-US"/>
          <w:rPrChange w:id="90" w:author="Gerardo Lopez" w:date="2016-05-16T13:24:00Z">
            <w:rPr>
              <w:rFonts w:ascii="Times New Roman" w:hAnsi="Times New Roman" w:cs="Times New Roman"/>
            </w:rPr>
          </w:rPrChange>
        </w:rPr>
        <w:t>{</w:t>
      </w:r>
    </w:p>
    <w:p w14:paraId="7209E50D" w14:textId="77777777" w:rsidR="00115035" w:rsidRPr="00211848" w:rsidRDefault="00115035" w:rsidP="00115035">
      <w:pPr>
        <w:jc w:val="both"/>
        <w:rPr>
          <w:rFonts w:ascii="Times New Roman" w:hAnsi="Times New Roman" w:cs="Times New Roman"/>
          <w:lang w:val="en-US"/>
          <w:rPrChange w:id="91" w:author="Gerardo Lopez" w:date="2016-05-16T13:24:00Z">
            <w:rPr>
              <w:rFonts w:ascii="Times New Roman" w:hAnsi="Times New Roman" w:cs="Times New Roman"/>
            </w:rPr>
          </w:rPrChange>
        </w:rPr>
      </w:pPr>
      <w:r w:rsidRPr="00211848">
        <w:rPr>
          <w:rFonts w:ascii="Times New Roman" w:hAnsi="Times New Roman" w:cs="Times New Roman"/>
          <w:lang w:val="en-US"/>
          <w:rPrChange w:id="92" w:author="Gerardo Lopez" w:date="2016-05-16T13:24:00Z">
            <w:rPr>
              <w:rFonts w:ascii="Times New Roman" w:hAnsi="Times New Roman" w:cs="Times New Roman"/>
            </w:rPr>
          </w:rPrChange>
        </w:rPr>
        <w:t xml:space="preserve">  </w:t>
      </w:r>
      <w:proofErr w:type="spellStart"/>
      <w:r w:rsidRPr="00211848">
        <w:rPr>
          <w:rFonts w:ascii="Times New Roman" w:hAnsi="Times New Roman" w:cs="Times New Roman"/>
          <w:lang w:val="en-US"/>
          <w:rPrChange w:id="93" w:author="Gerardo Lopez" w:date="2016-05-16T13:24:00Z">
            <w:rPr>
              <w:rFonts w:ascii="Times New Roman" w:hAnsi="Times New Roman" w:cs="Times New Roman"/>
            </w:rPr>
          </w:rPrChange>
        </w:rPr>
        <w:t>Left_</w:t>
      </w:r>
      <w:proofErr w:type="gramStart"/>
      <w:r w:rsidRPr="00211848">
        <w:rPr>
          <w:rFonts w:ascii="Times New Roman" w:hAnsi="Times New Roman" w:cs="Times New Roman"/>
          <w:lang w:val="en-US"/>
          <w:rPrChange w:id="94" w:author="Gerardo Lopez" w:date="2016-05-16T13:24:00Z">
            <w:rPr>
              <w:rFonts w:ascii="Times New Roman" w:hAnsi="Times New Roman" w:cs="Times New Roman"/>
            </w:rPr>
          </w:rPrChange>
        </w:rPr>
        <w:t>Forward</w:t>
      </w:r>
      <w:proofErr w:type="spellEnd"/>
      <w:r w:rsidRPr="00211848">
        <w:rPr>
          <w:rFonts w:ascii="Times New Roman" w:hAnsi="Times New Roman" w:cs="Times New Roman"/>
          <w:lang w:val="en-US"/>
          <w:rPrChange w:id="95" w:author="Gerardo Lopez" w:date="2016-05-16T13:24:00Z">
            <w:rPr>
              <w:rFonts w:ascii="Times New Roman" w:hAnsi="Times New Roman" w:cs="Times New Roman"/>
            </w:rPr>
          </w:rPrChange>
        </w:rPr>
        <w:t>(</w:t>
      </w:r>
      <w:proofErr w:type="gramEnd"/>
      <w:r w:rsidRPr="00211848">
        <w:rPr>
          <w:rFonts w:ascii="Times New Roman" w:hAnsi="Times New Roman" w:cs="Times New Roman"/>
          <w:lang w:val="en-US"/>
          <w:rPrChange w:id="96" w:author="Gerardo Lopez" w:date="2016-05-16T13:24:00Z">
            <w:rPr>
              <w:rFonts w:ascii="Times New Roman" w:hAnsi="Times New Roman" w:cs="Times New Roman"/>
            </w:rPr>
          </w:rPrChange>
        </w:rPr>
        <w:t>);</w:t>
      </w:r>
    </w:p>
    <w:p w14:paraId="00A51DEF" w14:textId="77777777" w:rsidR="00115035" w:rsidRPr="00211848" w:rsidRDefault="00115035" w:rsidP="00115035">
      <w:pPr>
        <w:jc w:val="both"/>
        <w:rPr>
          <w:rFonts w:ascii="Times New Roman" w:hAnsi="Times New Roman" w:cs="Times New Roman"/>
          <w:lang w:val="en-US"/>
          <w:rPrChange w:id="97" w:author="Gerardo Lopez" w:date="2016-05-16T13:24:00Z">
            <w:rPr>
              <w:rFonts w:ascii="Times New Roman" w:hAnsi="Times New Roman" w:cs="Times New Roman"/>
            </w:rPr>
          </w:rPrChange>
        </w:rPr>
      </w:pPr>
      <w:r w:rsidRPr="00211848">
        <w:rPr>
          <w:rFonts w:ascii="Times New Roman" w:hAnsi="Times New Roman" w:cs="Times New Roman"/>
          <w:lang w:val="en-US"/>
          <w:rPrChange w:id="98" w:author="Gerardo Lopez" w:date="2016-05-16T13:24:00Z">
            <w:rPr>
              <w:rFonts w:ascii="Times New Roman" w:hAnsi="Times New Roman" w:cs="Times New Roman"/>
            </w:rPr>
          </w:rPrChange>
        </w:rPr>
        <w:t xml:space="preserve">  </w:t>
      </w:r>
      <w:proofErr w:type="spellStart"/>
      <w:r w:rsidRPr="00211848">
        <w:rPr>
          <w:rFonts w:ascii="Times New Roman" w:hAnsi="Times New Roman" w:cs="Times New Roman"/>
          <w:lang w:val="en-US"/>
          <w:rPrChange w:id="99" w:author="Gerardo Lopez" w:date="2016-05-16T13:24:00Z">
            <w:rPr>
              <w:rFonts w:ascii="Times New Roman" w:hAnsi="Times New Roman" w:cs="Times New Roman"/>
            </w:rPr>
          </w:rPrChange>
        </w:rPr>
        <w:t>Right_</w:t>
      </w:r>
      <w:proofErr w:type="gramStart"/>
      <w:r w:rsidRPr="00211848">
        <w:rPr>
          <w:rFonts w:ascii="Times New Roman" w:hAnsi="Times New Roman" w:cs="Times New Roman"/>
          <w:lang w:val="en-US"/>
          <w:rPrChange w:id="100" w:author="Gerardo Lopez" w:date="2016-05-16T13:24:00Z">
            <w:rPr>
              <w:rFonts w:ascii="Times New Roman" w:hAnsi="Times New Roman" w:cs="Times New Roman"/>
            </w:rPr>
          </w:rPrChange>
        </w:rPr>
        <w:t>Forward</w:t>
      </w:r>
      <w:proofErr w:type="spellEnd"/>
      <w:r w:rsidRPr="00211848">
        <w:rPr>
          <w:rFonts w:ascii="Times New Roman" w:hAnsi="Times New Roman" w:cs="Times New Roman"/>
          <w:lang w:val="en-US"/>
          <w:rPrChange w:id="101" w:author="Gerardo Lopez" w:date="2016-05-16T13:24:00Z">
            <w:rPr>
              <w:rFonts w:ascii="Times New Roman" w:hAnsi="Times New Roman" w:cs="Times New Roman"/>
            </w:rPr>
          </w:rPrChange>
        </w:rPr>
        <w:t>(</w:t>
      </w:r>
      <w:proofErr w:type="gramEnd"/>
      <w:r w:rsidRPr="00211848">
        <w:rPr>
          <w:rFonts w:ascii="Times New Roman" w:hAnsi="Times New Roman" w:cs="Times New Roman"/>
          <w:lang w:val="en-US"/>
          <w:rPrChange w:id="102" w:author="Gerardo Lopez" w:date="2016-05-16T13:24:00Z">
            <w:rPr>
              <w:rFonts w:ascii="Times New Roman" w:hAnsi="Times New Roman" w:cs="Times New Roman"/>
            </w:rPr>
          </w:rPrChange>
        </w:rPr>
        <w:t>);</w:t>
      </w:r>
    </w:p>
    <w:p w14:paraId="3BD88393" w14:textId="58E7E52E" w:rsidR="00115035" w:rsidRPr="00211848" w:rsidRDefault="00115035" w:rsidP="00115035">
      <w:pPr>
        <w:jc w:val="both"/>
        <w:rPr>
          <w:rFonts w:ascii="Times New Roman" w:hAnsi="Times New Roman" w:cs="Times New Roman"/>
          <w:lang w:val="en-US"/>
          <w:rPrChange w:id="103" w:author="Gerardo Lopez" w:date="2016-05-16T13:24:00Z">
            <w:rPr>
              <w:rFonts w:ascii="Times New Roman" w:hAnsi="Times New Roman" w:cs="Times New Roman"/>
            </w:rPr>
          </w:rPrChange>
        </w:rPr>
      </w:pPr>
      <w:r w:rsidRPr="00211848">
        <w:rPr>
          <w:rFonts w:ascii="Times New Roman" w:hAnsi="Times New Roman" w:cs="Times New Roman"/>
          <w:lang w:val="en-US"/>
          <w:rPrChange w:id="104" w:author="Gerardo Lopez" w:date="2016-05-16T13:24:00Z">
            <w:rPr>
              <w:rFonts w:ascii="Times New Roman" w:hAnsi="Times New Roman" w:cs="Times New Roman"/>
            </w:rPr>
          </w:rPrChange>
        </w:rPr>
        <w:t>}</w:t>
      </w:r>
    </w:p>
    <w:p w14:paraId="7C3C7C5C" w14:textId="77777777" w:rsidR="00115035" w:rsidRPr="00211848" w:rsidRDefault="00115035" w:rsidP="00115035">
      <w:pPr>
        <w:jc w:val="both"/>
        <w:rPr>
          <w:rFonts w:ascii="Times New Roman" w:hAnsi="Times New Roman" w:cs="Times New Roman"/>
          <w:lang w:val="en-US"/>
          <w:rPrChange w:id="105" w:author="Gerardo Lopez" w:date="2016-05-16T13:24:00Z">
            <w:rPr>
              <w:rFonts w:ascii="Times New Roman" w:hAnsi="Times New Roman" w:cs="Times New Roman"/>
            </w:rPr>
          </w:rPrChange>
        </w:rPr>
      </w:pPr>
      <w:proofErr w:type="gramStart"/>
      <w:r w:rsidRPr="00211848">
        <w:rPr>
          <w:rFonts w:ascii="Times New Roman" w:hAnsi="Times New Roman" w:cs="Times New Roman"/>
          <w:lang w:val="en-US"/>
          <w:rPrChange w:id="106" w:author="Gerardo Lopez" w:date="2016-05-16T13:24:00Z">
            <w:rPr>
              <w:rFonts w:ascii="Times New Roman" w:hAnsi="Times New Roman" w:cs="Times New Roman"/>
            </w:rPr>
          </w:rPrChange>
        </w:rPr>
        <w:t>void</w:t>
      </w:r>
      <w:proofErr w:type="gramEnd"/>
      <w:r w:rsidRPr="00211848">
        <w:rPr>
          <w:rFonts w:ascii="Times New Roman" w:hAnsi="Times New Roman" w:cs="Times New Roman"/>
          <w:lang w:val="en-US"/>
          <w:rPrChange w:id="107" w:author="Gerardo Lopez" w:date="2016-05-16T13:24:00Z">
            <w:rPr>
              <w:rFonts w:ascii="Times New Roman" w:hAnsi="Times New Roman" w:cs="Times New Roman"/>
            </w:rPr>
          </w:rPrChange>
        </w:rPr>
        <w:t xml:space="preserve"> Reverse() </w:t>
      </w:r>
    </w:p>
    <w:p w14:paraId="377BCD15" w14:textId="77777777" w:rsidR="00115035" w:rsidRPr="00211848" w:rsidRDefault="00115035" w:rsidP="00115035">
      <w:pPr>
        <w:jc w:val="both"/>
        <w:rPr>
          <w:rFonts w:ascii="Times New Roman" w:hAnsi="Times New Roman" w:cs="Times New Roman"/>
          <w:lang w:val="en-US"/>
          <w:rPrChange w:id="108" w:author="Gerardo Lopez" w:date="2016-05-16T13:24:00Z">
            <w:rPr>
              <w:rFonts w:ascii="Times New Roman" w:hAnsi="Times New Roman" w:cs="Times New Roman"/>
            </w:rPr>
          </w:rPrChange>
        </w:rPr>
      </w:pPr>
      <w:r w:rsidRPr="00211848">
        <w:rPr>
          <w:rFonts w:ascii="Times New Roman" w:hAnsi="Times New Roman" w:cs="Times New Roman"/>
          <w:lang w:val="en-US"/>
          <w:rPrChange w:id="109" w:author="Gerardo Lopez" w:date="2016-05-16T13:24:00Z">
            <w:rPr>
              <w:rFonts w:ascii="Times New Roman" w:hAnsi="Times New Roman" w:cs="Times New Roman"/>
            </w:rPr>
          </w:rPrChange>
        </w:rPr>
        <w:t>{</w:t>
      </w:r>
    </w:p>
    <w:p w14:paraId="23777B9E" w14:textId="77777777" w:rsidR="00115035" w:rsidRPr="00211848" w:rsidRDefault="00115035" w:rsidP="00115035">
      <w:pPr>
        <w:jc w:val="both"/>
        <w:rPr>
          <w:rFonts w:ascii="Times New Roman" w:hAnsi="Times New Roman" w:cs="Times New Roman"/>
          <w:lang w:val="en-US"/>
          <w:rPrChange w:id="110" w:author="Gerardo Lopez" w:date="2016-05-16T13:24:00Z">
            <w:rPr>
              <w:rFonts w:ascii="Times New Roman" w:hAnsi="Times New Roman" w:cs="Times New Roman"/>
            </w:rPr>
          </w:rPrChange>
        </w:rPr>
      </w:pPr>
      <w:r w:rsidRPr="00211848">
        <w:rPr>
          <w:rFonts w:ascii="Times New Roman" w:hAnsi="Times New Roman" w:cs="Times New Roman"/>
          <w:lang w:val="en-US"/>
          <w:rPrChange w:id="111" w:author="Gerardo Lopez" w:date="2016-05-16T13:24:00Z">
            <w:rPr>
              <w:rFonts w:ascii="Times New Roman" w:hAnsi="Times New Roman" w:cs="Times New Roman"/>
            </w:rPr>
          </w:rPrChange>
        </w:rPr>
        <w:t xml:space="preserve">  </w:t>
      </w:r>
      <w:proofErr w:type="spellStart"/>
      <w:r w:rsidRPr="00211848">
        <w:rPr>
          <w:rFonts w:ascii="Times New Roman" w:hAnsi="Times New Roman" w:cs="Times New Roman"/>
          <w:lang w:val="en-US"/>
          <w:rPrChange w:id="112" w:author="Gerardo Lopez" w:date="2016-05-16T13:24:00Z">
            <w:rPr>
              <w:rFonts w:ascii="Times New Roman" w:hAnsi="Times New Roman" w:cs="Times New Roman"/>
            </w:rPr>
          </w:rPrChange>
        </w:rPr>
        <w:t>Left_</w:t>
      </w:r>
      <w:proofErr w:type="gramStart"/>
      <w:r w:rsidRPr="00211848">
        <w:rPr>
          <w:rFonts w:ascii="Times New Roman" w:hAnsi="Times New Roman" w:cs="Times New Roman"/>
          <w:lang w:val="en-US"/>
          <w:rPrChange w:id="113" w:author="Gerardo Lopez" w:date="2016-05-16T13:24:00Z">
            <w:rPr>
              <w:rFonts w:ascii="Times New Roman" w:hAnsi="Times New Roman" w:cs="Times New Roman"/>
            </w:rPr>
          </w:rPrChange>
        </w:rPr>
        <w:t>Reverse</w:t>
      </w:r>
      <w:proofErr w:type="spellEnd"/>
      <w:r w:rsidRPr="00211848">
        <w:rPr>
          <w:rFonts w:ascii="Times New Roman" w:hAnsi="Times New Roman" w:cs="Times New Roman"/>
          <w:lang w:val="en-US"/>
          <w:rPrChange w:id="114" w:author="Gerardo Lopez" w:date="2016-05-16T13:24:00Z">
            <w:rPr>
              <w:rFonts w:ascii="Times New Roman" w:hAnsi="Times New Roman" w:cs="Times New Roman"/>
            </w:rPr>
          </w:rPrChange>
        </w:rPr>
        <w:t>(</w:t>
      </w:r>
      <w:proofErr w:type="gramEnd"/>
      <w:r w:rsidRPr="00211848">
        <w:rPr>
          <w:rFonts w:ascii="Times New Roman" w:hAnsi="Times New Roman" w:cs="Times New Roman"/>
          <w:lang w:val="en-US"/>
          <w:rPrChange w:id="115" w:author="Gerardo Lopez" w:date="2016-05-16T13:24:00Z">
            <w:rPr>
              <w:rFonts w:ascii="Times New Roman" w:hAnsi="Times New Roman" w:cs="Times New Roman"/>
            </w:rPr>
          </w:rPrChange>
        </w:rPr>
        <w:t>);</w:t>
      </w:r>
    </w:p>
    <w:p w14:paraId="39CE1FD6" w14:textId="77777777" w:rsidR="00115035" w:rsidRPr="00211848" w:rsidRDefault="00115035" w:rsidP="00115035">
      <w:pPr>
        <w:jc w:val="both"/>
        <w:rPr>
          <w:rFonts w:ascii="Times New Roman" w:hAnsi="Times New Roman" w:cs="Times New Roman"/>
          <w:lang w:val="en-US"/>
          <w:rPrChange w:id="116" w:author="Gerardo Lopez" w:date="2016-05-16T13:24:00Z">
            <w:rPr>
              <w:rFonts w:ascii="Times New Roman" w:hAnsi="Times New Roman" w:cs="Times New Roman"/>
            </w:rPr>
          </w:rPrChange>
        </w:rPr>
      </w:pPr>
      <w:r w:rsidRPr="00211848">
        <w:rPr>
          <w:rFonts w:ascii="Times New Roman" w:hAnsi="Times New Roman" w:cs="Times New Roman"/>
          <w:lang w:val="en-US"/>
          <w:rPrChange w:id="117" w:author="Gerardo Lopez" w:date="2016-05-16T13:24:00Z">
            <w:rPr>
              <w:rFonts w:ascii="Times New Roman" w:hAnsi="Times New Roman" w:cs="Times New Roman"/>
            </w:rPr>
          </w:rPrChange>
        </w:rPr>
        <w:t xml:space="preserve">  </w:t>
      </w:r>
      <w:proofErr w:type="spellStart"/>
      <w:r w:rsidRPr="00211848">
        <w:rPr>
          <w:rFonts w:ascii="Times New Roman" w:hAnsi="Times New Roman" w:cs="Times New Roman"/>
          <w:lang w:val="en-US"/>
          <w:rPrChange w:id="118" w:author="Gerardo Lopez" w:date="2016-05-16T13:24:00Z">
            <w:rPr>
              <w:rFonts w:ascii="Times New Roman" w:hAnsi="Times New Roman" w:cs="Times New Roman"/>
            </w:rPr>
          </w:rPrChange>
        </w:rPr>
        <w:t>Right_</w:t>
      </w:r>
      <w:proofErr w:type="gramStart"/>
      <w:r w:rsidRPr="00211848">
        <w:rPr>
          <w:rFonts w:ascii="Times New Roman" w:hAnsi="Times New Roman" w:cs="Times New Roman"/>
          <w:lang w:val="en-US"/>
          <w:rPrChange w:id="119" w:author="Gerardo Lopez" w:date="2016-05-16T13:24:00Z">
            <w:rPr>
              <w:rFonts w:ascii="Times New Roman" w:hAnsi="Times New Roman" w:cs="Times New Roman"/>
            </w:rPr>
          </w:rPrChange>
        </w:rPr>
        <w:t>Reverse</w:t>
      </w:r>
      <w:proofErr w:type="spellEnd"/>
      <w:r w:rsidRPr="00211848">
        <w:rPr>
          <w:rFonts w:ascii="Times New Roman" w:hAnsi="Times New Roman" w:cs="Times New Roman"/>
          <w:lang w:val="en-US"/>
          <w:rPrChange w:id="120" w:author="Gerardo Lopez" w:date="2016-05-16T13:24:00Z">
            <w:rPr>
              <w:rFonts w:ascii="Times New Roman" w:hAnsi="Times New Roman" w:cs="Times New Roman"/>
            </w:rPr>
          </w:rPrChange>
        </w:rPr>
        <w:t>(</w:t>
      </w:r>
      <w:proofErr w:type="gramEnd"/>
      <w:r w:rsidRPr="00211848">
        <w:rPr>
          <w:rFonts w:ascii="Times New Roman" w:hAnsi="Times New Roman" w:cs="Times New Roman"/>
          <w:lang w:val="en-US"/>
          <w:rPrChange w:id="121" w:author="Gerardo Lopez" w:date="2016-05-16T13:24:00Z">
            <w:rPr>
              <w:rFonts w:ascii="Times New Roman" w:hAnsi="Times New Roman" w:cs="Times New Roman"/>
            </w:rPr>
          </w:rPrChange>
        </w:rPr>
        <w:t>);</w:t>
      </w:r>
    </w:p>
    <w:p w14:paraId="530D7E76" w14:textId="46DB8067" w:rsidR="00115035" w:rsidRPr="00211848" w:rsidRDefault="00115035" w:rsidP="00115035">
      <w:pPr>
        <w:jc w:val="both"/>
        <w:rPr>
          <w:rFonts w:ascii="Times New Roman" w:hAnsi="Times New Roman" w:cs="Times New Roman"/>
          <w:lang w:val="en-US"/>
          <w:rPrChange w:id="122" w:author="Gerardo Lopez" w:date="2016-05-16T13:24:00Z">
            <w:rPr>
              <w:rFonts w:ascii="Times New Roman" w:hAnsi="Times New Roman" w:cs="Times New Roman"/>
            </w:rPr>
          </w:rPrChange>
        </w:rPr>
      </w:pPr>
      <w:r w:rsidRPr="00211848">
        <w:rPr>
          <w:rFonts w:ascii="Times New Roman" w:hAnsi="Times New Roman" w:cs="Times New Roman"/>
          <w:lang w:val="en-US"/>
          <w:rPrChange w:id="123" w:author="Gerardo Lopez" w:date="2016-05-16T13:24:00Z">
            <w:rPr>
              <w:rFonts w:ascii="Times New Roman" w:hAnsi="Times New Roman" w:cs="Times New Roman"/>
            </w:rPr>
          </w:rPrChange>
        </w:rPr>
        <w:t>}</w:t>
      </w:r>
    </w:p>
    <w:p w14:paraId="47B9462A" w14:textId="77777777" w:rsidR="00115035" w:rsidRPr="00211848" w:rsidRDefault="00115035" w:rsidP="00115035">
      <w:pPr>
        <w:jc w:val="both"/>
        <w:rPr>
          <w:rFonts w:ascii="Times New Roman" w:hAnsi="Times New Roman" w:cs="Times New Roman"/>
          <w:lang w:val="en-US"/>
          <w:rPrChange w:id="124" w:author="Gerardo Lopez" w:date="2016-05-16T13:24:00Z">
            <w:rPr>
              <w:rFonts w:ascii="Times New Roman" w:hAnsi="Times New Roman" w:cs="Times New Roman"/>
            </w:rPr>
          </w:rPrChange>
        </w:rPr>
      </w:pPr>
      <w:proofErr w:type="gramStart"/>
      <w:r w:rsidRPr="00211848">
        <w:rPr>
          <w:rFonts w:ascii="Times New Roman" w:hAnsi="Times New Roman" w:cs="Times New Roman"/>
          <w:lang w:val="en-US"/>
          <w:rPrChange w:id="125" w:author="Gerardo Lopez" w:date="2016-05-16T13:24:00Z">
            <w:rPr>
              <w:rFonts w:ascii="Times New Roman" w:hAnsi="Times New Roman" w:cs="Times New Roman"/>
            </w:rPr>
          </w:rPrChange>
        </w:rPr>
        <w:t>void</w:t>
      </w:r>
      <w:proofErr w:type="gramEnd"/>
      <w:r w:rsidRPr="00211848">
        <w:rPr>
          <w:rFonts w:ascii="Times New Roman" w:hAnsi="Times New Roman" w:cs="Times New Roman"/>
          <w:lang w:val="en-US"/>
          <w:rPrChange w:id="126" w:author="Gerardo Lopez" w:date="2016-05-16T13:24:00Z">
            <w:rPr>
              <w:rFonts w:ascii="Times New Roman" w:hAnsi="Times New Roman" w:cs="Times New Roman"/>
            </w:rPr>
          </w:rPrChange>
        </w:rPr>
        <w:t xml:space="preserve"> </w:t>
      </w:r>
      <w:proofErr w:type="spellStart"/>
      <w:r w:rsidRPr="00211848">
        <w:rPr>
          <w:rFonts w:ascii="Times New Roman" w:hAnsi="Times New Roman" w:cs="Times New Roman"/>
          <w:lang w:val="en-US"/>
          <w:rPrChange w:id="127" w:author="Gerardo Lopez" w:date="2016-05-16T13:24:00Z">
            <w:rPr>
              <w:rFonts w:ascii="Times New Roman" w:hAnsi="Times New Roman" w:cs="Times New Roman"/>
            </w:rPr>
          </w:rPrChange>
        </w:rPr>
        <w:t>Turn_Left</w:t>
      </w:r>
      <w:proofErr w:type="spellEnd"/>
      <w:r w:rsidRPr="00211848">
        <w:rPr>
          <w:rFonts w:ascii="Times New Roman" w:hAnsi="Times New Roman" w:cs="Times New Roman"/>
          <w:lang w:val="en-US"/>
          <w:rPrChange w:id="128" w:author="Gerardo Lopez" w:date="2016-05-16T13:24:00Z">
            <w:rPr>
              <w:rFonts w:ascii="Times New Roman" w:hAnsi="Times New Roman" w:cs="Times New Roman"/>
            </w:rPr>
          </w:rPrChange>
        </w:rPr>
        <w:t xml:space="preserve">() </w:t>
      </w:r>
    </w:p>
    <w:p w14:paraId="29C5962C" w14:textId="77777777" w:rsidR="00115035" w:rsidRPr="00211848" w:rsidRDefault="00115035" w:rsidP="00115035">
      <w:pPr>
        <w:jc w:val="both"/>
        <w:rPr>
          <w:rFonts w:ascii="Times New Roman" w:hAnsi="Times New Roman" w:cs="Times New Roman"/>
          <w:lang w:val="en-US"/>
          <w:rPrChange w:id="129" w:author="Gerardo Lopez" w:date="2016-05-16T13:24:00Z">
            <w:rPr>
              <w:rFonts w:ascii="Times New Roman" w:hAnsi="Times New Roman" w:cs="Times New Roman"/>
            </w:rPr>
          </w:rPrChange>
        </w:rPr>
      </w:pPr>
      <w:r w:rsidRPr="00211848">
        <w:rPr>
          <w:rFonts w:ascii="Times New Roman" w:hAnsi="Times New Roman" w:cs="Times New Roman"/>
          <w:lang w:val="en-US"/>
          <w:rPrChange w:id="130" w:author="Gerardo Lopez" w:date="2016-05-16T13:24:00Z">
            <w:rPr>
              <w:rFonts w:ascii="Times New Roman" w:hAnsi="Times New Roman" w:cs="Times New Roman"/>
            </w:rPr>
          </w:rPrChange>
        </w:rPr>
        <w:t>{</w:t>
      </w:r>
    </w:p>
    <w:p w14:paraId="1C1ED274" w14:textId="77777777" w:rsidR="00115035" w:rsidRPr="00211848" w:rsidRDefault="00115035" w:rsidP="00115035">
      <w:pPr>
        <w:jc w:val="both"/>
        <w:rPr>
          <w:rFonts w:ascii="Times New Roman" w:hAnsi="Times New Roman" w:cs="Times New Roman"/>
          <w:lang w:val="en-US"/>
          <w:rPrChange w:id="131" w:author="Gerardo Lopez" w:date="2016-05-16T13:24:00Z">
            <w:rPr>
              <w:rFonts w:ascii="Times New Roman" w:hAnsi="Times New Roman" w:cs="Times New Roman"/>
            </w:rPr>
          </w:rPrChange>
        </w:rPr>
      </w:pPr>
      <w:r w:rsidRPr="00211848">
        <w:rPr>
          <w:rFonts w:ascii="Times New Roman" w:hAnsi="Times New Roman" w:cs="Times New Roman"/>
          <w:lang w:val="en-US"/>
          <w:rPrChange w:id="132" w:author="Gerardo Lopez" w:date="2016-05-16T13:24:00Z">
            <w:rPr>
              <w:rFonts w:ascii="Times New Roman" w:hAnsi="Times New Roman" w:cs="Times New Roman"/>
            </w:rPr>
          </w:rPrChange>
        </w:rPr>
        <w:t xml:space="preserve">  </w:t>
      </w:r>
      <w:proofErr w:type="spellStart"/>
      <w:r w:rsidRPr="00211848">
        <w:rPr>
          <w:rFonts w:ascii="Times New Roman" w:hAnsi="Times New Roman" w:cs="Times New Roman"/>
          <w:lang w:val="en-US"/>
          <w:rPrChange w:id="133" w:author="Gerardo Lopez" w:date="2016-05-16T13:24:00Z">
            <w:rPr>
              <w:rFonts w:ascii="Times New Roman" w:hAnsi="Times New Roman" w:cs="Times New Roman"/>
            </w:rPr>
          </w:rPrChange>
        </w:rPr>
        <w:t>Right_</w:t>
      </w:r>
      <w:proofErr w:type="gramStart"/>
      <w:r w:rsidRPr="00211848">
        <w:rPr>
          <w:rFonts w:ascii="Times New Roman" w:hAnsi="Times New Roman" w:cs="Times New Roman"/>
          <w:lang w:val="en-US"/>
          <w:rPrChange w:id="134" w:author="Gerardo Lopez" w:date="2016-05-16T13:24:00Z">
            <w:rPr>
              <w:rFonts w:ascii="Times New Roman" w:hAnsi="Times New Roman" w:cs="Times New Roman"/>
            </w:rPr>
          </w:rPrChange>
        </w:rPr>
        <w:t>Forward</w:t>
      </w:r>
      <w:proofErr w:type="spellEnd"/>
      <w:r w:rsidRPr="00211848">
        <w:rPr>
          <w:rFonts w:ascii="Times New Roman" w:hAnsi="Times New Roman" w:cs="Times New Roman"/>
          <w:lang w:val="en-US"/>
          <w:rPrChange w:id="135" w:author="Gerardo Lopez" w:date="2016-05-16T13:24:00Z">
            <w:rPr>
              <w:rFonts w:ascii="Times New Roman" w:hAnsi="Times New Roman" w:cs="Times New Roman"/>
            </w:rPr>
          </w:rPrChange>
        </w:rPr>
        <w:t>(</w:t>
      </w:r>
      <w:proofErr w:type="gramEnd"/>
      <w:r w:rsidRPr="00211848">
        <w:rPr>
          <w:rFonts w:ascii="Times New Roman" w:hAnsi="Times New Roman" w:cs="Times New Roman"/>
          <w:lang w:val="en-US"/>
          <w:rPrChange w:id="136" w:author="Gerardo Lopez" w:date="2016-05-16T13:24:00Z">
            <w:rPr>
              <w:rFonts w:ascii="Times New Roman" w:hAnsi="Times New Roman" w:cs="Times New Roman"/>
            </w:rPr>
          </w:rPrChange>
        </w:rPr>
        <w:t>);</w:t>
      </w:r>
    </w:p>
    <w:p w14:paraId="657C7605" w14:textId="77777777" w:rsidR="00115035" w:rsidRPr="00211848" w:rsidRDefault="00115035" w:rsidP="00115035">
      <w:pPr>
        <w:jc w:val="both"/>
        <w:rPr>
          <w:rFonts w:ascii="Times New Roman" w:hAnsi="Times New Roman" w:cs="Times New Roman"/>
          <w:lang w:val="en-US"/>
          <w:rPrChange w:id="137" w:author="Gerardo Lopez" w:date="2016-05-16T13:24:00Z">
            <w:rPr>
              <w:rFonts w:ascii="Times New Roman" w:hAnsi="Times New Roman" w:cs="Times New Roman"/>
            </w:rPr>
          </w:rPrChange>
        </w:rPr>
      </w:pPr>
      <w:r w:rsidRPr="00211848">
        <w:rPr>
          <w:rFonts w:ascii="Times New Roman" w:hAnsi="Times New Roman" w:cs="Times New Roman"/>
          <w:lang w:val="en-US"/>
          <w:rPrChange w:id="138" w:author="Gerardo Lopez" w:date="2016-05-16T13:24:00Z">
            <w:rPr>
              <w:rFonts w:ascii="Times New Roman" w:hAnsi="Times New Roman" w:cs="Times New Roman"/>
            </w:rPr>
          </w:rPrChange>
        </w:rPr>
        <w:t xml:space="preserve">  </w:t>
      </w:r>
      <w:proofErr w:type="spellStart"/>
      <w:r w:rsidRPr="00211848">
        <w:rPr>
          <w:rFonts w:ascii="Times New Roman" w:hAnsi="Times New Roman" w:cs="Times New Roman"/>
          <w:lang w:val="en-US"/>
          <w:rPrChange w:id="139" w:author="Gerardo Lopez" w:date="2016-05-16T13:24:00Z">
            <w:rPr>
              <w:rFonts w:ascii="Times New Roman" w:hAnsi="Times New Roman" w:cs="Times New Roman"/>
            </w:rPr>
          </w:rPrChange>
        </w:rPr>
        <w:t>Left_</w:t>
      </w:r>
      <w:proofErr w:type="gramStart"/>
      <w:r w:rsidRPr="00211848">
        <w:rPr>
          <w:rFonts w:ascii="Times New Roman" w:hAnsi="Times New Roman" w:cs="Times New Roman"/>
          <w:lang w:val="en-US"/>
          <w:rPrChange w:id="140" w:author="Gerardo Lopez" w:date="2016-05-16T13:24:00Z">
            <w:rPr>
              <w:rFonts w:ascii="Times New Roman" w:hAnsi="Times New Roman" w:cs="Times New Roman"/>
            </w:rPr>
          </w:rPrChange>
        </w:rPr>
        <w:t>Reverse</w:t>
      </w:r>
      <w:proofErr w:type="spellEnd"/>
      <w:r w:rsidRPr="00211848">
        <w:rPr>
          <w:rFonts w:ascii="Times New Roman" w:hAnsi="Times New Roman" w:cs="Times New Roman"/>
          <w:lang w:val="en-US"/>
          <w:rPrChange w:id="141" w:author="Gerardo Lopez" w:date="2016-05-16T13:24:00Z">
            <w:rPr>
              <w:rFonts w:ascii="Times New Roman" w:hAnsi="Times New Roman" w:cs="Times New Roman"/>
            </w:rPr>
          </w:rPrChange>
        </w:rPr>
        <w:t>(</w:t>
      </w:r>
      <w:proofErr w:type="gramEnd"/>
      <w:r w:rsidRPr="00211848">
        <w:rPr>
          <w:rFonts w:ascii="Times New Roman" w:hAnsi="Times New Roman" w:cs="Times New Roman"/>
          <w:lang w:val="en-US"/>
          <w:rPrChange w:id="142" w:author="Gerardo Lopez" w:date="2016-05-16T13:24:00Z">
            <w:rPr>
              <w:rFonts w:ascii="Times New Roman" w:hAnsi="Times New Roman" w:cs="Times New Roman"/>
            </w:rPr>
          </w:rPrChange>
        </w:rPr>
        <w:t>);</w:t>
      </w:r>
    </w:p>
    <w:p w14:paraId="1032F33D" w14:textId="1653F011" w:rsidR="00115035" w:rsidRPr="00211848" w:rsidRDefault="00115035" w:rsidP="00115035">
      <w:pPr>
        <w:jc w:val="both"/>
        <w:rPr>
          <w:rFonts w:ascii="Times New Roman" w:hAnsi="Times New Roman" w:cs="Times New Roman"/>
          <w:lang w:val="en-US"/>
          <w:rPrChange w:id="143" w:author="Gerardo Lopez" w:date="2016-05-16T13:24:00Z">
            <w:rPr>
              <w:rFonts w:ascii="Times New Roman" w:hAnsi="Times New Roman" w:cs="Times New Roman"/>
            </w:rPr>
          </w:rPrChange>
        </w:rPr>
      </w:pPr>
      <w:r w:rsidRPr="00211848">
        <w:rPr>
          <w:rFonts w:ascii="Times New Roman" w:hAnsi="Times New Roman" w:cs="Times New Roman"/>
          <w:lang w:val="en-US"/>
          <w:rPrChange w:id="144" w:author="Gerardo Lopez" w:date="2016-05-16T13:24:00Z">
            <w:rPr>
              <w:rFonts w:ascii="Times New Roman" w:hAnsi="Times New Roman" w:cs="Times New Roman"/>
            </w:rPr>
          </w:rPrChange>
        </w:rPr>
        <w:t>}</w:t>
      </w:r>
    </w:p>
    <w:p w14:paraId="0DAA3651" w14:textId="77777777" w:rsidR="00115035" w:rsidRPr="00211848" w:rsidRDefault="00115035" w:rsidP="00115035">
      <w:pPr>
        <w:jc w:val="both"/>
        <w:rPr>
          <w:rFonts w:ascii="Times New Roman" w:hAnsi="Times New Roman" w:cs="Times New Roman"/>
          <w:lang w:val="en-US"/>
          <w:rPrChange w:id="145" w:author="Gerardo Lopez" w:date="2016-05-16T13:24:00Z">
            <w:rPr>
              <w:rFonts w:ascii="Times New Roman" w:hAnsi="Times New Roman" w:cs="Times New Roman"/>
            </w:rPr>
          </w:rPrChange>
        </w:rPr>
      </w:pPr>
      <w:proofErr w:type="gramStart"/>
      <w:r w:rsidRPr="00211848">
        <w:rPr>
          <w:rFonts w:ascii="Times New Roman" w:hAnsi="Times New Roman" w:cs="Times New Roman"/>
          <w:lang w:val="en-US"/>
          <w:rPrChange w:id="146" w:author="Gerardo Lopez" w:date="2016-05-16T13:24:00Z">
            <w:rPr>
              <w:rFonts w:ascii="Times New Roman" w:hAnsi="Times New Roman" w:cs="Times New Roman"/>
            </w:rPr>
          </w:rPrChange>
        </w:rPr>
        <w:t>void</w:t>
      </w:r>
      <w:proofErr w:type="gramEnd"/>
      <w:r w:rsidRPr="00211848">
        <w:rPr>
          <w:rFonts w:ascii="Times New Roman" w:hAnsi="Times New Roman" w:cs="Times New Roman"/>
          <w:lang w:val="en-US"/>
          <w:rPrChange w:id="147" w:author="Gerardo Lopez" w:date="2016-05-16T13:24:00Z">
            <w:rPr>
              <w:rFonts w:ascii="Times New Roman" w:hAnsi="Times New Roman" w:cs="Times New Roman"/>
            </w:rPr>
          </w:rPrChange>
        </w:rPr>
        <w:t xml:space="preserve"> </w:t>
      </w:r>
      <w:proofErr w:type="spellStart"/>
      <w:r w:rsidRPr="00211848">
        <w:rPr>
          <w:rFonts w:ascii="Times New Roman" w:hAnsi="Times New Roman" w:cs="Times New Roman"/>
          <w:lang w:val="en-US"/>
          <w:rPrChange w:id="148" w:author="Gerardo Lopez" w:date="2016-05-16T13:24:00Z">
            <w:rPr>
              <w:rFonts w:ascii="Times New Roman" w:hAnsi="Times New Roman" w:cs="Times New Roman"/>
            </w:rPr>
          </w:rPrChange>
        </w:rPr>
        <w:t>Turn_Right</w:t>
      </w:r>
      <w:proofErr w:type="spellEnd"/>
      <w:r w:rsidRPr="00211848">
        <w:rPr>
          <w:rFonts w:ascii="Times New Roman" w:hAnsi="Times New Roman" w:cs="Times New Roman"/>
          <w:lang w:val="en-US"/>
          <w:rPrChange w:id="149" w:author="Gerardo Lopez" w:date="2016-05-16T13:24:00Z">
            <w:rPr>
              <w:rFonts w:ascii="Times New Roman" w:hAnsi="Times New Roman" w:cs="Times New Roman"/>
            </w:rPr>
          </w:rPrChange>
        </w:rPr>
        <w:t xml:space="preserve">() </w:t>
      </w:r>
    </w:p>
    <w:p w14:paraId="55F27C05" w14:textId="77777777" w:rsidR="00115035" w:rsidRPr="00211848" w:rsidRDefault="00115035" w:rsidP="00115035">
      <w:pPr>
        <w:jc w:val="both"/>
        <w:rPr>
          <w:rFonts w:ascii="Times New Roman" w:hAnsi="Times New Roman" w:cs="Times New Roman"/>
          <w:lang w:val="en-US"/>
          <w:rPrChange w:id="150" w:author="Gerardo Lopez" w:date="2016-05-16T13:24:00Z">
            <w:rPr>
              <w:rFonts w:ascii="Times New Roman" w:hAnsi="Times New Roman" w:cs="Times New Roman"/>
            </w:rPr>
          </w:rPrChange>
        </w:rPr>
      </w:pPr>
      <w:r w:rsidRPr="00211848">
        <w:rPr>
          <w:rFonts w:ascii="Times New Roman" w:hAnsi="Times New Roman" w:cs="Times New Roman"/>
          <w:lang w:val="en-US"/>
          <w:rPrChange w:id="151" w:author="Gerardo Lopez" w:date="2016-05-16T13:24:00Z">
            <w:rPr>
              <w:rFonts w:ascii="Times New Roman" w:hAnsi="Times New Roman" w:cs="Times New Roman"/>
            </w:rPr>
          </w:rPrChange>
        </w:rPr>
        <w:t>{</w:t>
      </w:r>
    </w:p>
    <w:p w14:paraId="528CA74E" w14:textId="77777777" w:rsidR="00115035" w:rsidRPr="00211848" w:rsidRDefault="00115035" w:rsidP="00115035">
      <w:pPr>
        <w:jc w:val="both"/>
        <w:rPr>
          <w:rFonts w:ascii="Times New Roman" w:hAnsi="Times New Roman" w:cs="Times New Roman"/>
          <w:lang w:val="en-US"/>
          <w:rPrChange w:id="152" w:author="Gerardo Lopez" w:date="2016-05-16T13:24:00Z">
            <w:rPr>
              <w:rFonts w:ascii="Times New Roman" w:hAnsi="Times New Roman" w:cs="Times New Roman"/>
            </w:rPr>
          </w:rPrChange>
        </w:rPr>
      </w:pPr>
      <w:r w:rsidRPr="00211848">
        <w:rPr>
          <w:rFonts w:ascii="Times New Roman" w:hAnsi="Times New Roman" w:cs="Times New Roman"/>
          <w:lang w:val="en-US"/>
          <w:rPrChange w:id="153" w:author="Gerardo Lopez" w:date="2016-05-16T13:24:00Z">
            <w:rPr>
              <w:rFonts w:ascii="Times New Roman" w:hAnsi="Times New Roman" w:cs="Times New Roman"/>
            </w:rPr>
          </w:rPrChange>
        </w:rPr>
        <w:t xml:space="preserve">  </w:t>
      </w:r>
      <w:proofErr w:type="spellStart"/>
      <w:r w:rsidRPr="00211848">
        <w:rPr>
          <w:rFonts w:ascii="Times New Roman" w:hAnsi="Times New Roman" w:cs="Times New Roman"/>
          <w:lang w:val="en-US"/>
          <w:rPrChange w:id="154" w:author="Gerardo Lopez" w:date="2016-05-16T13:24:00Z">
            <w:rPr>
              <w:rFonts w:ascii="Times New Roman" w:hAnsi="Times New Roman" w:cs="Times New Roman"/>
            </w:rPr>
          </w:rPrChange>
        </w:rPr>
        <w:t>Right_</w:t>
      </w:r>
      <w:proofErr w:type="gramStart"/>
      <w:r w:rsidRPr="00211848">
        <w:rPr>
          <w:rFonts w:ascii="Times New Roman" w:hAnsi="Times New Roman" w:cs="Times New Roman"/>
          <w:lang w:val="en-US"/>
          <w:rPrChange w:id="155" w:author="Gerardo Lopez" w:date="2016-05-16T13:24:00Z">
            <w:rPr>
              <w:rFonts w:ascii="Times New Roman" w:hAnsi="Times New Roman" w:cs="Times New Roman"/>
            </w:rPr>
          </w:rPrChange>
        </w:rPr>
        <w:t>Reverse</w:t>
      </w:r>
      <w:proofErr w:type="spellEnd"/>
      <w:r w:rsidRPr="00211848">
        <w:rPr>
          <w:rFonts w:ascii="Times New Roman" w:hAnsi="Times New Roman" w:cs="Times New Roman"/>
          <w:lang w:val="en-US"/>
          <w:rPrChange w:id="156" w:author="Gerardo Lopez" w:date="2016-05-16T13:24:00Z">
            <w:rPr>
              <w:rFonts w:ascii="Times New Roman" w:hAnsi="Times New Roman" w:cs="Times New Roman"/>
            </w:rPr>
          </w:rPrChange>
        </w:rPr>
        <w:t>(</w:t>
      </w:r>
      <w:proofErr w:type="gramEnd"/>
      <w:r w:rsidRPr="00211848">
        <w:rPr>
          <w:rFonts w:ascii="Times New Roman" w:hAnsi="Times New Roman" w:cs="Times New Roman"/>
          <w:lang w:val="en-US"/>
          <w:rPrChange w:id="157" w:author="Gerardo Lopez" w:date="2016-05-16T13:24:00Z">
            <w:rPr>
              <w:rFonts w:ascii="Times New Roman" w:hAnsi="Times New Roman" w:cs="Times New Roman"/>
            </w:rPr>
          </w:rPrChange>
        </w:rPr>
        <w:t>);</w:t>
      </w:r>
    </w:p>
    <w:p w14:paraId="78FB2CDB" w14:textId="77777777" w:rsidR="00115035" w:rsidRPr="00211848" w:rsidRDefault="00115035" w:rsidP="00115035">
      <w:pPr>
        <w:jc w:val="both"/>
        <w:rPr>
          <w:rFonts w:ascii="Times New Roman" w:hAnsi="Times New Roman" w:cs="Times New Roman"/>
          <w:lang w:val="en-US"/>
          <w:rPrChange w:id="158" w:author="Gerardo Lopez" w:date="2016-05-16T13:24:00Z">
            <w:rPr>
              <w:rFonts w:ascii="Times New Roman" w:hAnsi="Times New Roman" w:cs="Times New Roman"/>
            </w:rPr>
          </w:rPrChange>
        </w:rPr>
      </w:pPr>
      <w:r w:rsidRPr="00211848">
        <w:rPr>
          <w:rFonts w:ascii="Times New Roman" w:hAnsi="Times New Roman" w:cs="Times New Roman"/>
          <w:lang w:val="en-US"/>
          <w:rPrChange w:id="159" w:author="Gerardo Lopez" w:date="2016-05-16T13:24:00Z">
            <w:rPr>
              <w:rFonts w:ascii="Times New Roman" w:hAnsi="Times New Roman" w:cs="Times New Roman"/>
            </w:rPr>
          </w:rPrChange>
        </w:rPr>
        <w:t xml:space="preserve">  </w:t>
      </w:r>
      <w:proofErr w:type="spellStart"/>
      <w:r w:rsidRPr="00211848">
        <w:rPr>
          <w:rFonts w:ascii="Times New Roman" w:hAnsi="Times New Roman" w:cs="Times New Roman"/>
          <w:lang w:val="en-US"/>
          <w:rPrChange w:id="160" w:author="Gerardo Lopez" w:date="2016-05-16T13:24:00Z">
            <w:rPr>
              <w:rFonts w:ascii="Times New Roman" w:hAnsi="Times New Roman" w:cs="Times New Roman"/>
            </w:rPr>
          </w:rPrChange>
        </w:rPr>
        <w:t>Left_</w:t>
      </w:r>
      <w:proofErr w:type="gramStart"/>
      <w:r w:rsidRPr="00211848">
        <w:rPr>
          <w:rFonts w:ascii="Times New Roman" w:hAnsi="Times New Roman" w:cs="Times New Roman"/>
          <w:lang w:val="en-US"/>
          <w:rPrChange w:id="161" w:author="Gerardo Lopez" w:date="2016-05-16T13:24:00Z">
            <w:rPr>
              <w:rFonts w:ascii="Times New Roman" w:hAnsi="Times New Roman" w:cs="Times New Roman"/>
            </w:rPr>
          </w:rPrChange>
        </w:rPr>
        <w:t>Forward</w:t>
      </w:r>
      <w:proofErr w:type="spellEnd"/>
      <w:r w:rsidRPr="00211848">
        <w:rPr>
          <w:rFonts w:ascii="Times New Roman" w:hAnsi="Times New Roman" w:cs="Times New Roman"/>
          <w:lang w:val="en-US"/>
          <w:rPrChange w:id="162" w:author="Gerardo Lopez" w:date="2016-05-16T13:24:00Z">
            <w:rPr>
              <w:rFonts w:ascii="Times New Roman" w:hAnsi="Times New Roman" w:cs="Times New Roman"/>
            </w:rPr>
          </w:rPrChange>
        </w:rPr>
        <w:t>(</w:t>
      </w:r>
      <w:proofErr w:type="gramEnd"/>
      <w:r w:rsidRPr="00211848">
        <w:rPr>
          <w:rFonts w:ascii="Times New Roman" w:hAnsi="Times New Roman" w:cs="Times New Roman"/>
          <w:lang w:val="en-US"/>
          <w:rPrChange w:id="163" w:author="Gerardo Lopez" w:date="2016-05-16T13:24:00Z">
            <w:rPr>
              <w:rFonts w:ascii="Times New Roman" w:hAnsi="Times New Roman" w:cs="Times New Roman"/>
            </w:rPr>
          </w:rPrChange>
        </w:rPr>
        <w:t>);</w:t>
      </w:r>
    </w:p>
    <w:p w14:paraId="065E9C6C" w14:textId="33E83D9D" w:rsidR="00115035" w:rsidRPr="00211848" w:rsidRDefault="00115035" w:rsidP="00115035">
      <w:pPr>
        <w:jc w:val="both"/>
        <w:rPr>
          <w:rFonts w:ascii="Times New Roman" w:hAnsi="Times New Roman" w:cs="Times New Roman"/>
          <w:lang w:val="en-US"/>
          <w:rPrChange w:id="164" w:author="Gerardo Lopez" w:date="2016-05-16T13:24:00Z">
            <w:rPr>
              <w:rFonts w:ascii="Times New Roman" w:hAnsi="Times New Roman" w:cs="Times New Roman"/>
            </w:rPr>
          </w:rPrChange>
        </w:rPr>
      </w:pPr>
      <w:r w:rsidRPr="00211848">
        <w:rPr>
          <w:rFonts w:ascii="Times New Roman" w:hAnsi="Times New Roman" w:cs="Times New Roman"/>
          <w:lang w:val="en-US"/>
          <w:rPrChange w:id="165" w:author="Gerardo Lopez" w:date="2016-05-16T13:24:00Z">
            <w:rPr>
              <w:rFonts w:ascii="Times New Roman" w:hAnsi="Times New Roman" w:cs="Times New Roman"/>
            </w:rPr>
          </w:rPrChange>
        </w:rPr>
        <w:t>}</w:t>
      </w:r>
    </w:p>
    <w:p w14:paraId="76A386D7"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void</w:t>
      </w:r>
      <w:proofErr w:type="spellEnd"/>
      <w:proofErr w:type="gramEnd"/>
      <w:r w:rsidRPr="00115035">
        <w:rPr>
          <w:rFonts w:ascii="Times New Roman" w:hAnsi="Times New Roman" w:cs="Times New Roman"/>
        </w:rPr>
        <w:t xml:space="preserve"> Stop() </w:t>
      </w:r>
    </w:p>
    <w:p w14:paraId="7A78DB5D"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w:t>
      </w:r>
    </w:p>
    <w:p w14:paraId="09848955" w14:textId="77777777" w:rsidR="00115035" w:rsidRPr="00211848" w:rsidRDefault="00115035" w:rsidP="00115035">
      <w:pPr>
        <w:jc w:val="both"/>
        <w:rPr>
          <w:rFonts w:ascii="Times New Roman" w:hAnsi="Times New Roman" w:cs="Times New Roman"/>
          <w:lang w:val="en-US"/>
        </w:rPr>
      </w:pPr>
      <w:r w:rsidRPr="00115035">
        <w:rPr>
          <w:rFonts w:ascii="Times New Roman" w:hAnsi="Times New Roman" w:cs="Times New Roman"/>
        </w:rPr>
        <w:t xml:space="preserve">  </w:t>
      </w:r>
      <w:proofErr w:type="gramStart"/>
      <w:r w:rsidRPr="00211848">
        <w:rPr>
          <w:rFonts w:ascii="Times New Roman" w:hAnsi="Times New Roman" w:cs="Times New Roman"/>
          <w:lang w:val="en-US"/>
        </w:rPr>
        <w:t>analogWrite(</w:t>
      </w:r>
      <w:proofErr w:type="gramEnd"/>
      <w:r w:rsidRPr="00211848">
        <w:rPr>
          <w:rFonts w:ascii="Times New Roman" w:hAnsi="Times New Roman" w:cs="Times New Roman"/>
          <w:lang w:val="en-US"/>
        </w:rPr>
        <w:t>Left_Speed,0);</w:t>
      </w:r>
    </w:p>
    <w:p w14:paraId="3C952FCF" w14:textId="77777777" w:rsidR="00115035" w:rsidRPr="00211848" w:rsidRDefault="00115035" w:rsidP="00115035">
      <w:pPr>
        <w:jc w:val="both"/>
        <w:rPr>
          <w:rFonts w:ascii="Times New Roman" w:hAnsi="Times New Roman" w:cs="Times New Roman"/>
          <w:lang w:val="en-US"/>
        </w:rPr>
      </w:pPr>
      <w:r w:rsidRPr="00211848">
        <w:rPr>
          <w:rFonts w:ascii="Times New Roman" w:hAnsi="Times New Roman" w:cs="Times New Roman"/>
          <w:lang w:val="en-US"/>
        </w:rPr>
        <w:t xml:space="preserve">  </w:t>
      </w:r>
      <w:proofErr w:type="gramStart"/>
      <w:r w:rsidRPr="00211848">
        <w:rPr>
          <w:rFonts w:ascii="Times New Roman" w:hAnsi="Times New Roman" w:cs="Times New Roman"/>
          <w:lang w:val="en-US"/>
        </w:rPr>
        <w:t>analogWrite(</w:t>
      </w:r>
      <w:proofErr w:type="spellStart"/>
      <w:proofErr w:type="gramEnd"/>
      <w:r w:rsidRPr="00211848">
        <w:rPr>
          <w:rFonts w:ascii="Times New Roman" w:hAnsi="Times New Roman" w:cs="Times New Roman"/>
          <w:lang w:val="en-US"/>
        </w:rPr>
        <w:t>Right_Speed</w:t>
      </w:r>
      <w:proofErr w:type="spellEnd"/>
      <w:r w:rsidRPr="00211848">
        <w:rPr>
          <w:rFonts w:ascii="Times New Roman" w:hAnsi="Times New Roman" w:cs="Times New Roman"/>
          <w:lang w:val="en-US"/>
        </w:rPr>
        <w:t>, 0);</w:t>
      </w:r>
    </w:p>
    <w:p w14:paraId="44EA046A" w14:textId="58992948" w:rsidR="00115035" w:rsidRPr="00115035" w:rsidRDefault="00115035" w:rsidP="00115035">
      <w:pPr>
        <w:jc w:val="both"/>
        <w:rPr>
          <w:rFonts w:ascii="Times New Roman" w:hAnsi="Times New Roman" w:cs="Times New Roman"/>
        </w:rPr>
      </w:pPr>
      <w:r>
        <w:rPr>
          <w:rFonts w:ascii="Times New Roman" w:hAnsi="Times New Roman" w:cs="Times New Roman"/>
        </w:rPr>
        <w:t>}</w:t>
      </w:r>
    </w:p>
    <w:p w14:paraId="60B82F5F"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boolean</w:t>
      </w:r>
      <w:proofErr w:type="spellEnd"/>
      <w:proofErr w:type="gramEnd"/>
      <w:r w:rsidRPr="00115035">
        <w:rPr>
          <w:rFonts w:ascii="Times New Roman" w:hAnsi="Times New Roman" w:cs="Times New Roman"/>
        </w:rPr>
        <w:t xml:space="preserve"> </w:t>
      </w:r>
      <w:proofErr w:type="spellStart"/>
      <w:r w:rsidRPr="00115035">
        <w:rPr>
          <w:rFonts w:ascii="Times New Roman" w:hAnsi="Times New Roman" w:cs="Times New Roman"/>
        </w:rPr>
        <w:t>checkButton</w:t>
      </w:r>
      <w:proofErr w:type="spellEnd"/>
      <w:r w:rsidRPr="00115035">
        <w:rPr>
          <w:rFonts w:ascii="Times New Roman" w:hAnsi="Times New Roman" w:cs="Times New Roman"/>
        </w:rPr>
        <w:t xml:space="preserve">() </w:t>
      </w:r>
    </w:p>
    <w:p w14:paraId="14FE39B0"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w:t>
      </w:r>
    </w:p>
    <w:p w14:paraId="77F7D72C" w14:textId="77777777" w:rsidR="00115035" w:rsidRPr="00211848" w:rsidRDefault="00115035" w:rsidP="00115035">
      <w:pPr>
        <w:jc w:val="both"/>
        <w:rPr>
          <w:rFonts w:ascii="Times New Roman" w:hAnsi="Times New Roman" w:cs="Times New Roman"/>
          <w:lang w:val="en-US"/>
        </w:rPr>
      </w:pPr>
      <w:r w:rsidRPr="00115035">
        <w:rPr>
          <w:rFonts w:ascii="Times New Roman" w:hAnsi="Times New Roman" w:cs="Times New Roman"/>
        </w:rPr>
        <w:t xml:space="preserve">  </w:t>
      </w:r>
      <w:proofErr w:type="gramStart"/>
      <w:r w:rsidRPr="00211848">
        <w:rPr>
          <w:rFonts w:ascii="Times New Roman" w:hAnsi="Times New Roman" w:cs="Times New Roman"/>
          <w:lang w:val="en-US"/>
        </w:rPr>
        <w:t>if(</w:t>
      </w:r>
      <w:proofErr w:type="gramEnd"/>
      <w:r w:rsidRPr="00211848">
        <w:rPr>
          <w:rFonts w:ascii="Times New Roman" w:hAnsi="Times New Roman" w:cs="Times New Roman"/>
          <w:lang w:val="en-US"/>
        </w:rPr>
        <w:t>digitalRead(button)==1) {</w:t>
      </w:r>
    </w:p>
    <w:p w14:paraId="7A06A2B3" w14:textId="77777777" w:rsidR="00115035" w:rsidRPr="00211848" w:rsidRDefault="00115035" w:rsidP="00115035">
      <w:pPr>
        <w:jc w:val="both"/>
        <w:rPr>
          <w:rFonts w:ascii="Times New Roman" w:hAnsi="Times New Roman" w:cs="Times New Roman"/>
          <w:lang w:val="en-US"/>
        </w:rPr>
      </w:pPr>
      <w:r w:rsidRPr="00211848">
        <w:rPr>
          <w:rFonts w:ascii="Times New Roman" w:hAnsi="Times New Roman" w:cs="Times New Roman"/>
          <w:lang w:val="en-US"/>
        </w:rPr>
        <w:t xml:space="preserve">    </w:t>
      </w:r>
      <w:proofErr w:type="gramStart"/>
      <w:r w:rsidRPr="00211848">
        <w:rPr>
          <w:rFonts w:ascii="Times New Roman" w:hAnsi="Times New Roman" w:cs="Times New Roman"/>
          <w:lang w:val="en-US"/>
        </w:rPr>
        <w:t>delay(</w:t>
      </w:r>
      <w:proofErr w:type="gramEnd"/>
      <w:r w:rsidRPr="00211848">
        <w:rPr>
          <w:rFonts w:ascii="Times New Roman" w:hAnsi="Times New Roman" w:cs="Times New Roman"/>
          <w:lang w:val="en-US"/>
        </w:rPr>
        <w:t>5);</w:t>
      </w:r>
    </w:p>
    <w:p w14:paraId="6B9CA6A2" w14:textId="77777777" w:rsidR="00115035" w:rsidRPr="00211848" w:rsidRDefault="00115035" w:rsidP="00115035">
      <w:pPr>
        <w:jc w:val="both"/>
        <w:rPr>
          <w:rFonts w:ascii="Times New Roman" w:hAnsi="Times New Roman" w:cs="Times New Roman"/>
          <w:lang w:val="en-US"/>
        </w:rPr>
      </w:pPr>
      <w:r w:rsidRPr="00211848">
        <w:rPr>
          <w:rFonts w:ascii="Times New Roman" w:hAnsi="Times New Roman" w:cs="Times New Roman"/>
          <w:lang w:val="en-US"/>
        </w:rPr>
        <w:t xml:space="preserve">    </w:t>
      </w:r>
      <w:proofErr w:type="gramStart"/>
      <w:r w:rsidRPr="00211848">
        <w:rPr>
          <w:rFonts w:ascii="Times New Roman" w:hAnsi="Times New Roman" w:cs="Times New Roman"/>
          <w:lang w:val="en-US"/>
        </w:rPr>
        <w:t>if(</w:t>
      </w:r>
      <w:proofErr w:type="gramEnd"/>
      <w:r w:rsidRPr="00211848">
        <w:rPr>
          <w:rFonts w:ascii="Times New Roman" w:hAnsi="Times New Roman" w:cs="Times New Roman"/>
          <w:lang w:val="en-US"/>
        </w:rPr>
        <w:t>digitalRead(button)==1) {</w:t>
      </w:r>
    </w:p>
    <w:p w14:paraId="73B18D8F" w14:textId="77777777" w:rsidR="00115035" w:rsidRPr="00211848" w:rsidRDefault="00115035" w:rsidP="00115035">
      <w:pPr>
        <w:jc w:val="both"/>
        <w:rPr>
          <w:rFonts w:ascii="Times New Roman" w:hAnsi="Times New Roman" w:cs="Times New Roman"/>
          <w:lang w:val="en-US"/>
          <w:rPrChange w:id="166" w:author="Gerardo Lopez" w:date="2016-05-16T13:24:00Z">
            <w:rPr>
              <w:rFonts w:ascii="Times New Roman" w:hAnsi="Times New Roman" w:cs="Times New Roman"/>
            </w:rPr>
          </w:rPrChange>
        </w:rPr>
      </w:pPr>
      <w:r w:rsidRPr="00211848">
        <w:rPr>
          <w:rFonts w:ascii="Times New Roman" w:hAnsi="Times New Roman" w:cs="Times New Roman"/>
          <w:lang w:val="en-US"/>
        </w:rPr>
        <w:t xml:space="preserve">      </w:t>
      </w:r>
      <w:proofErr w:type="gramStart"/>
      <w:r w:rsidRPr="00211848">
        <w:rPr>
          <w:rFonts w:ascii="Times New Roman" w:hAnsi="Times New Roman" w:cs="Times New Roman"/>
          <w:lang w:val="en-US"/>
          <w:rPrChange w:id="167" w:author="Gerardo Lopez" w:date="2016-05-16T13:24:00Z">
            <w:rPr>
              <w:rFonts w:ascii="Times New Roman" w:hAnsi="Times New Roman" w:cs="Times New Roman"/>
            </w:rPr>
          </w:rPrChange>
        </w:rPr>
        <w:t>return</w:t>
      </w:r>
      <w:proofErr w:type="gramEnd"/>
      <w:r w:rsidRPr="00211848">
        <w:rPr>
          <w:rFonts w:ascii="Times New Roman" w:hAnsi="Times New Roman" w:cs="Times New Roman"/>
          <w:lang w:val="en-US"/>
          <w:rPrChange w:id="168" w:author="Gerardo Lopez" w:date="2016-05-16T13:24:00Z">
            <w:rPr>
              <w:rFonts w:ascii="Times New Roman" w:hAnsi="Times New Roman" w:cs="Times New Roman"/>
            </w:rPr>
          </w:rPrChange>
        </w:rPr>
        <w:t xml:space="preserve"> 1;</w:t>
      </w:r>
    </w:p>
    <w:p w14:paraId="7D9098C3" w14:textId="77777777" w:rsidR="00115035" w:rsidRPr="00211848" w:rsidRDefault="00115035" w:rsidP="00115035">
      <w:pPr>
        <w:jc w:val="both"/>
        <w:rPr>
          <w:rFonts w:ascii="Times New Roman" w:hAnsi="Times New Roman" w:cs="Times New Roman"/>
          <w:lang w:val="en-US"/>
          <w:rPrChange w:id="169" w:author="Gerardo Lopez" w:date="2016-05-16T13:24:00Z">
            <w:rPr>
              <w:rFonts w:ascii="Times New Roman" w:hAnsi="Times New Roman" w:cs="Times New Roman"/>
            </w:rPr>
          </w:rPrChange>
        </w:rPr>
      </w:pPr>
      <w:r w:rsidRPr="00211848">
        <w:rPr>
          <w:rFonts w:ascii="Times New Roman" w:hAnsi="Times New Roman" w:cs="Times New Roman"/>
          <w:lang w:val="en-US"/>
          <w:rPrChange w:id="170" w:author="Gerardo Lopez" w:date="2016-05-16T13:24:00Z">
            <w:rPr>
              <w:rFonts w:ascii="Times New Roman" w:hAnsi="Times New Roman" w:cs="Times New Roman"/>
            </w:rPr>
          </w:rPrChange>
        </w:rPr>
        <w:t xml:space="preserve">    }</w:t>
      </w:r>
    </w:p>
    <w:p w14:paraId="7C1C0A6E" w14:textId="4E4217D5" w:rsidR="00115035" w:rsidRPr="00211848" w:rsidRDefault="00115035" w:rsidP="00115035">
      <w:pPr>
        <w:jc w:val="both"/>
        <w:rPr>
          <w:rFonts w:ascii="Times New Roman" w:hAnsi="Times New Roman" w:cs="Times New Roman"/>
          <w:lang w:val="en-US"/>
          <w:rPrChange w:id="171" w:author="Gerardo Lopez" w:date="2016-05-16T13:24:00Z">
            <w:rPr>
              <w:rFonts w:ascii="Times New Roman" w:hAnsi="Times New Roman" w:cs="Times New Roman"/>
            </w:rPr>
          </w:rPrChange>
        </w:rPr>
      </w:pPr>
      <w:r w:rsidRPr="00211848">
        <w:rPr>
          <w:rFonts w:ascii="Times New Roman" w:hAnsi="Times New Roman" w:cs="Times New Roman"/>
          <w:lang w:val="en-US"/>
          <w:rPrChange w:id="172" w:author="Gerardo Lopez" w:date="2016-05-16T13:24:00Z">
            <w:rPr>
              <w:rFonts w:ascii="Times New Roman" w:hAnsi="Times New Roman" w:cs="Times New Roman"/>
            </w:rPr>
          </w:rPrChange>
        </w:rPr>
        <w:t xml:space="preserve">  }</w:t>
      </w:r>
    </w:p>
    <w:p w14:paraId="5AC91A31" w14:textId="77777777" w:rsidR="00115035" w:rsidRPr="00211848" w:rsidRDefault="00115035" w:rsidP="00115035">
      <w:pPr>
        <w:jc w:val="both"/>
        <w:rPr>
          <w:rFonts w:ascii="Times New Roman" w:hAnsi="Times New Roman" w:cs="Times New Roman"/>
          <w:lang w:val="en-US"/>
          <w:rPrChange w:id="173" w:author="Gerardo Lopez" w:date="2016-05-16T13:24:00Z">
            <w:rPr>
              <w:rFonts w:ascii="Times New Roman" w:hAnsi="Times New Roman" w:cs="Times New Roman"/>
            </w:rPr>
          </w:rPrChange>
        </w:rPr>
      </w:pPr>
      <w:r w:rsidRPr="00211848">
        <w:rPr>
          <w:rFonts w:ascii="Times New Roman" w:hAnsi="Times New Roman" w:cs="Times New Roman"/>
          <w:lang w:val="en-US"/>
          <w:rPrChange w:id="174" w:author="Gerardo Lopez" w:date="2016-05-16T13:24:00Z">
            <w:rPr>
              <w:rFonts w:ascii="Times New Roman" w:hAnsi="Times New Roman" w:cs="Times New Roman"/>
            </w:rPr>
          </w:rPrChange>
        </w:rPr>
        <w:t xml:space="preserve">  </w:t>
      </w:r>
      <w:proofErr w:type="gramStart"/>
      <w:r w:rsidRPr="00211848">
        <w:rPr>
          <w:rFonts w:ascii="Times New Roman" w:hAnsi="Times New Roman" w:cs="Times New Roman"/>
          <w:lang w:val="en-US"/>
          <w:rPrChange w:id="175" w:author="Gerardo Lopez" w:date="2016-05-16T13:24:00Z">
            <w:rPr>
              <w:rFonts w:ascii="Times New Roman" w:hAnsi="Times New Roman" w:cs="Times New Roman"/>
            </w:rPr>
          </w:rPrChange>
        </w:rPr>
        <w:t>return</w:t>
      </w:r>
      <w:proofErr w:type="gramEnd"/>
      <w:r w:rsidRPr="00211848">
        <w:rPr>
          <w:rFonts w:ascii="Times New Roman" w:hAnsi="Times New Roman" w:cs="Times New Roman"/>
          <w:lang w:val="en-US"/>
          <w:rPrChange w:id="176" w:author="Gerardo Lopez" w:date="2016-05-16T13:24:00Z">
            <w:rPr>
              <w:rFonts w:ascii="Times New Roman" w:hAnsi="Times New Roman" w:cs="Times New Roman"/>
            </w:rPr>
          </w:rPrChange>
        </w:rPr>
        <w:t xml:space="preserve"> 0;</w:t>
      </w:r>
    </w:p>
    <w:p w14:paraId="17CA1164" w14:textId="78D0F9D0" w:rsidR="00115035" w:rsidRPr="00211848" w:rsidRDefault="00115035" w:rsidP="00115035">
      <w:pPr>
        <w:jc w:val="both"/>
        <w:rPr>
          <w:rFonts w:ascii="Times New Roman" w:hAnsi="Times New Roman" w:cs="Times New Roman"/>
          <w:lang w:val="en-US"/>
          <w:rPrChange w:id="177" w:author="Gerardo Lopez" w:date="2016-05-16T13:24:00Z">
            <w:rPr>
              <w:rFonts w:ascii="Times New Roman" w:hAnsi="Times New Roman" w:cs="Times New Roman"/>
            </w:rPr>
          </w:rPrChange>
        </w:rPr>
      </w:pPr>
      <w:r w:rsidRPr="00211848">
        <w:rPr>
          <w:rFonts w:ascii="Times New Roman" w:hAnsi="Times New Roman" w:cs="Times New Roman"/>
          <w:lang w:val="en-US"/>
          <w:rPrChange w:id="178" w:author="Gerardo Lopez" w:date="2016-05-16T13:24:00Z">
            <w:rPr>
              <w:rFonts w:ascii="Times New Roman" w:hAnsi="Times New Roman" w:cs="Times New Roman"/>
            </w:rPr>
          </w:rPrChange>
        </w:rPr>
        <w:t>}</w:t>
      </w:r>
    </w:p>
    <w:p w14:paraId="3E09DB9B" w14:textId="77777777" w:rsidR="00115035" w:rsidRPr="00211848" w:rsidRDefault="00115035" w:rsidP="00115035">
      <w:pPr>
        <w:jc w:val="both"/>
        <w:rPr>
          <w:rFonts w:ascii="Times New Roman" w:hAnsi="Times New Roman" w:cs="Times New Roman"/>
          <w:lang w:val="en-US"/>
          <w:rPrChange w:id="179" w:author="Gerardo Lopez" w:date="2016-05-16T13:24:00Z">
            <w:rPr>
              <w:rFonts w:ascii="Times New Roman" w:hAnsi="Times New Roman" w:cs="Times New Roman"/>
            </w:rPr>
          </w:rPrChange>
        </w:rPr>
      </w:pPr>
      <w:proofErr w:type="gramStart"/>
      <w:r w:rsidRPr="00211848">
        <w:rPr>
          <w:rFonts w:ascii="Times New Roman" w:hAnsi="Times New Roman" w:cs="Times New Roman"/>
          <w:lang w:val="en-US"/>
          <w:rPrChange w:id="180" w:author="Gerardo Lopez" w:date="2016-05-16T13:24:00Z">
            <w:rPr>
              <w:rFonts w:ascii="Times New Roman" w:hAnsi="Times New Roman" w:cs="Times New Roman"/>
            </w:rPr>
          </w:rPrChange>
        </w:rPr>
        <w:t>void</w:t>
      </w:r>
      <w:proofErr w:type="gramEnd"/>
      <w:r w:rsidRPr="00211848">
        <w:rPr>
          <w:rFonts w:ascii="Times New Roman" w:hAnsi="Times New Roman" w:cs="Times New Roman"/>
          <w:lang w:val="en-US"/>
          <w:rPrChange w:id="181" w:author="Gerardo Lopez" w:date="2016-05-16T13:24:00Z">
            <w:rPr>
              <w:rFonts w:ascii="Times New Roman" w:hAnsi="Times New Roman" w:cs="Times New Roman"/>
            </w:rPr>
          </w:rPrChange>
        </w:rPr>
        <w:t xml:space="preserve"> </w:t>
      </w:r>
      <w:proofErr w:type="spellStart"/>
      <w:r w:rsidRPr="00211848">
        <w:rPr>
          <w:rFonts w:ascii="Times New Roman" w:hAnsi="Times New Roman" w:cs="Times New Roman"/>
          <w:lang w:val="en-US"/>
          <w:rPrChange w:id="182" w:author="Gerardo Lopez" w:date="2016-05-16T13:24:00Z">
            <w:rPr>
              <w:rFonts w:ascii="Times New Roman" w:hAnsi="Times New Roman" w:cs="Times New Roman"/>
            </w:rPr>
          </w:rPrChange>
        </w:rPr>
        <w:t>PID_program</w:t>
      </w:r>
      <w:proofErr w:type="spellEnd"/>
      <w:r w:rsidRPr="00211848">
        <w:rPr>
          <w:rFonts w:ascii="Times New Roman" w:hAnsi="Times New Roman" w:cs="Times New Roman"/>
          <w:lang w:val="en-US"/>
          <w:rPrChange w:id="183" w:author="Gerardo Lopez" w:date="2016-05-16T13:24:00Z">
            <w:rPr>
              <w:rFonts w:ascii="Times New Roman" w:hAnsi="Times New Roman" w:cs="Times New Roman"/>
            </w:rPr>
          </w:rPrChange>
        </w:rPr>
        <w:t>()</w:t>
      </w:r>
    </w:p>
    <w:p w14:paraId="1B3A9E94" w14:textId="77777777" w:rsidR="00115035" w:rsidRPr="00211848" w:rsidRDefault="00115035" w:rsidP="00115035">
      <w:pPr>
        <w:jc w:val="both"/>
        <w:rPr>
          <w:rFonts w:ascii="Times New Roman" w:hAnsi="Times New Roman" w:cs="Times New Roman"/>
          <w:lang w:val="en-US"/>
          <w:rPrChange w:id="184" w:author="Gerardo Lopez" w:date="2016-05-16T13:24:00Z">
            <w:rPr>
              <w:rFonts w:ascii="Times New Roman" w:hAnsi="Times New Roman" w:cs="Times New Roman"/>
            </w:rPr>
          </w:rPrChange>
        </w:rPr>
      </w:pPr>
      <w:r w:rsidRPr="00211848">
        <w:rPr>
          <w:rFonts w:ascii="Times New Roman" w:hAnsi="Times New Roman" w:cs="Times New Roman"/>
          <w:lang w:val="en-US"/>
          <w:rPrChange w:id="185" w:author="Gerardo Lopez" w:date="2016-05-16T13:24:00Z">
            <w:rPr>
              <w:rFonts w:ascii="Times New Roman" w:hAnsi="Times New Roman" w:cs="Times New Roman"/>
            </w:rPr>
          </w:rPrChange>
        </w:rPr>
        <w:t xml:space="preserve">{ </w:t>
      </w:r>
    </w:p>
    <w:p w14:paraId="32E2625E" w14:textId="77777777" w:rsidR="00115035" w:rsidRPr="00211848" w:rsidRDefault="00115035" w:rsidP="00115035">
      <w:pPr>
        <w:jc w:val="both"/>
        <w:rPr>
          <w:rFonts w:ascii="Times New Roman" w:hAnsi="Times New Roman" w:cs="Times New Roman"/>
          <w:lang w:val="en-US"/>
        </w:rPr>
      </w:pPr>
      <w:r w:rsidRPr="00211848">
        <w:rPr>
          <w:rFonts w:ascii="Times New Roman" w:hAnsi="Times New Roman" w:cs="Times New Roman"/>
          <w:lang w:val="en-US"/>
        </w:rPr>
        <w:t xml:space="preserve">//    </w:t>
      </w:r>
      <w:proofErr w:type="spellStart"/>
      <w:proofErr w:type="gramStart"/>
      <w:r w:rsidRPr="00211848">
        <w:rPr>
          <w:rFonts w:ascii="Times New Roman" w:hAnsi="Times New Roman" w:cs="Times New Roman"/>
          <w:lang w:val="en-US"/>
        </w:rPr>
        <w:t>readSensor</w:t>
      </w:r>
      <w:proofErr w:type="spellEnd"/>
      <w:r w:rsidRPr="00211848">
        <w:rPr>
          <w:rFonts w:ascii="Times New Roman" w:hAnsi="Times New Roman" w:cs="Times New Roman"/>
          <w:lang w:val="en-US"/>
        </w:rPr>
        <w:t>(</w:t>
      </w:r>
      <w:proofErr w:type="gramEnd"/>
      <w:r w:rsidRPr="00211848">
        <w:rPr>
          <w:rFonts w:ascii="Times New Roman" w:hAnsi="Times New Roman" w:cs="Times New Roman"/>
          <w:lang w:val="en-US"/>
        </w:rPr>
        <w:t>);</w:t>
      </w:r>
    </w:p>
    <w:p w14:paraId="31E47861" w14:textId="77777777" w:rsidR="00115035" w:rsidRPr="00211848" w:rsidRDefault="00115035" w:rsidP="00115035">
      <w:pPr>
        <w:jc w:val="both"/>
        <w:rPr>
          <w:rFonts w:ascii="Times New Roman" w:hAnsi="Times New Roman" w:cs="Times New Roman"/>
          <w:lang w:val="en-US"/>
        </w:rPr>
      </w:pPr>
      <w:r w:rsidRPr="00211848">
        <w:rPr>
          <w:rFonts w:ascii="Times New Roman" w:hAnsi="Times New Roman" w:cs="Times New Roman"/>
          <w:lang w:val="en-US"/>
        </w:rPr>
        <w:t xml:space="preserve">    s1=</w:t>
      </w:r>
      <w:proofErr w:type="gramStart"/>
      <w:r w:rsidRPr="00211848">
        <w:rPr>
          <w:rFonts w:ascii="Times New Roman" w:hAnsi="Times New Roman" w:cs="Times New Roman"/>
          <w:lang w:val="en-US"/>
        </w:rPr>
        <w:t>digitalRead(</w:t>
      </w:r>
      <w:proofErr w:type="gramEnd"/>
      <w:r w:rsidRPr="00211848">
        <w:rPr>
          <w:rFonts w:ascii="Times New Roman" w:hAnsi="Times New Roman" w:cs="Times New Roman"/>
          <w:lang w:val="en-US"/>
        </w:rPr>
        <w:t>8);</w:t>
      </w:r>
    </w:p>
    <w:p w14:paraId="24EAFEFA" w14:textId="77777777" w:rsidR="00115035" w:rsidRPr="00211848" w:rsidRDefault="00115035" w:rsidP="00115035">
      <w:pPr>
        <w:jc w:val="both"/>
        <w:rPr>
          <w:rFonts w:ascii="Times New Roman" w:hAnsi="Times New Roman" w:cs="Times New Roman"/>
          <w:lang w:val="en-US"/>
        </w:rPr>
      </w:pPr>
      <w:r w:rsidRPr="00211848">
        <w:rPr>
          <w:rFonts w:ascii="Times New Roman" w:hAnsi="Times New Roman" w:cs="Times New Roman"/>
          <w:lang w:val="en-US"/>
        </w:rPr>
        <w:t xml:space="preserve">    s8=</w:t>
      </w:r>
      <w:proofErr w:type="gramStart"/>
      <w:r w:rsidRPr="00211848">
        <w:rPr>
          <w:rFonts w:ascii="Times New Roman" w:hAnsi="Times New Roman" w:cs="Times New Roman"/>
          <w:lang w:val="en-US"/>
        </w:rPr>
        <w:t>digitalRead(</w:t>
      </w:r>
      <w:proofErr w:type="gramEnd"/>
      <w:r w:rsidRPr="00211848">
        <w:rPr>
          <w:rFonts w:ascii="Times New Roman" w:hAnsi="Times New Roman" w:cs="Times New Roman"/>
          <w:lang w:val="en-US"/>
        </w:rPr>
        <w:t>15);</w:t>
      </w:r>
    </w:p>
    <w:p w14:paraId="66447936" w14:textId="77777777" w:rsidR="00115035" w:rsidRPr="00211848" w:rsidRDefault="00115035" w:rsidP="00115035">
      <w:pPr>
        <w:jc w:val="both"/>
        <w:rPr>
          <w:rFonts w:ascii="Times New Roman" w:hAnsi="Times New Roman" w:cs="Times New Roman"/>
          <w:lang w:val="en-US"/>
        </w:rPr>
      </w:pPr>
      <w:r w:rsidRPr="00211848">
        <w:rPr>
          <w:rFonts w:ascii="Times New Roman" w:hAnsi="Times New Roman" w:cs="Times New Roman"/>
          <w:lang w:val="en-US"/>
        </w:rPr>
        <w:t xml:space="preserve">    s2=</w:t>
      </w:r>
      <w:proofErr w:type="gramStart"/>
      <w:r w:rsidRPr="00211848">
        <w:rPr>
          <w:rFonts w:ascii="Times New Roman" w:hAnsi="Times New Roman" w:cs="Times New Roman"/>
          <w:lang w:val="en-US"/>
        </w:rPr>
        <w:t>digitalRead(</w:t>
      </w:r>
      <w:proofErr w:type="gramEnd"/>
      <w:r w:rsidRPr="00211848">
        <w:rPr>
          <w:rFonts w:ascii="Times New Roman" w:hAnsi="Times New Roman" w:cs="Times New Roman"/>
          <w:lang w:val="en-US"/>
        </w:rPr>
        <w:t>9);</w:t>
      </w:r>
    </w:p>
    <w:p w14:paraId="6BEAF5E4" w14:textId="77777777" w:rsidR="00115035" w:rsidRPr="00211848" w:rsidRDefault="00115035" w:rsidP="00115035">
      <w:pPr>
        <w:jc w:val="both"/>
        <w:rPr>
          <w:rFonts w:ascii="Times New Roman" w:hAnsi="Times New Roman" w:cs="Times New Roman"/>
          <w:lang w:val="en-US"/>
        </w:rPr>
      </w:pPr>
      <w:r w:rsidRPr="00211848">
        <w:rPr>
          <w:rFonts w:ascii="Times New Roman" w:hAnsi="Times New Roman" w:cs="Times New Roman"/>
          <w:lang w:val="en-US"/>
        </w:rPr>
        <w:t xml:space="preserve">    s3=</w:t>
      </w:r>
      <w:proofErr w:type="gramStart"/>
      <w:r w:rsidRPr="00211848">
        <w:rPr>
          <w:rFonts w:ascii="Times New Roman" w:hAnsi="Times New Roman" w:cs="Times New Roman"/>
          <w:lang w:val="en-US"/>
        </w:rPr>
        <w:t>digitalRead(</w:t>
      </w:r>
      <w:proofErr w:type="gramEnd"/>
      <w:r w:rsidRPr="00211848">
        <w:rPr>
          <w:rFonts w:ascii="Times New Roman" w:hAnsi="Times New Roman" w:cs="Times New Roman"/>
          <w:lang w:val="en-US"/>
        </w:rPr>
        <w:t>10);</w:t>
      </w:r>
    </w:p>
    <w:p w14:paraId="2FE80D89" w14:textId="77777777" w:rsidR="00115035" w:rsidRPr="00211848" w:rsidRDefault="00115035" w:rsidP="00115035">
      <w:pPr>
        <w:jc w:val="both"/>
        <w:rPr>
          <w:rFonts w:ascii="Times New Roman" w:hAnsi="Times New Roman" w:cs="Times New Roman"/>
          <w:lang w:val="en-US"/>
        </w:rPr>
      </w:pPr>
      <w:r w:rsidRPr="00211848">
        <w:rPr>
          <w:rFonts w:ascii="Times New Roman" w:hAnsi="Times New Roman" w:cs="Times New Roman"/>
          <w:lang w:val="en-US"/>
        </w:rPr>
        <w:t xml:space="preserve">    s4=</w:t>
      </w:r>
      <w:proofErr w:type="gramStart"/>
      <w:r w:rsidRPr="00211848">
        <w:rPr>
          <w:rFonts w:ascii="Times New Roman" w:hAnsi="Times New Roman" w:cs="Times New Roman"/>
          <w:lang w:val="en-US"/>
        </w:rPr>
        <w:t>digitalRead(</w:t>
      </w:r>
      <w:proofErr w:type="gramEnd"/>
      <w:r w:rsidRPr="00211848">
        <w:rPr>
          <w:rFonts w:ascii="Times New Roman" w:hAnsi="Times New Roman" w:cs="Times New Roman"/>
          <w:lang w:val="en-US"/>
        </w:rPr>
        <w:t>11);</w:t>
      </w:r>
    </w:p>
    <w:p w14:paraId="745C1536" w14:textId="77777777" w:rsidR="00115035" w:rsidRPr="00211848" w:rsidRDefault="00115035" w:rsidP="00115035">
      <w:pPr>
        <w:jc w:val="both"/>
        <w:rPr>
          <w:rFonts w:ascii="Times New Roman" w:hAnsi="Times New Roman" w:cs="Times New Roman"/>
          <w:lang w:val="en-US"/>
        </w:rPr>
      </w:pPr>
      <w:r w:rsidRPr="00211848">
        <w:rPr>
          <w:rFonts w:ascii="Times New Roman" w:hAnsi="Times New Roman" w:cs="Times New Roman"/>
          <w:lang w:val="en-US"/>
        </w:rPr>
        <w:t xml:space="preserve">    s5=</w:t>
      </w:r>
      <w:proofErr w:type="gramStart"/>
      <w:r w:rsidRPr="00211848">
        <w:rPr>
          <w:rFonts w:ascii="Times New Roman" w:hAnsi="Times New Roman" w:cs="Times New Roman"/>
          <w:lang w:val="en-US"/>
        </w:rPr>
        <w:t>digitalRead(</w:t>
      </w:r>
      <w:proofErr w:type="gramEnd"/>
      <w:r w:rsidRPr="00211848">
        <w:rPr>
          <w:rFonts w:ascii="Times New Roman" w:hAnsi="Times New Roman" w:cs="Times New Roman"/>
          <w:lang w:val="en-US"/>
        </w:rPr>
        <w:t>12);</w:t>
      </w:r>
    </w:p>
    <w:p w14:paraId="0BA6ADA9" w14:textId="77777777" w:rsidR="00115035" w:rsidRPr="00211848" w:rsidRDefault="00115035" w:rsidP="00115035">
      <w:pPr>
        <w:jc w:val="both"/>
        <w:rPr>
          <w:rFonts w:ascii="Times New Roman" w:hAnsi="Times New Roman" w:cs="Times New Roman"/>
          <w:lang w:val="en-US"/>
        </w:rPr>
      </w:pPr>
      <w:r w:rsidRPr="00211848">
        <w:rPr>
          <w:rFonts w:ascii="Times New Roman" w:hAnsi="Times New Roman" w:cs="Times New Roman"/>
          <w:lang w:val="en-US"/>
        </w:rPr>
        <w:t xml:space="preserve">    s6=</w:t>
      </w:r>
      <w:proofErr w:type="gramStart"/>
      <w:r w:rsidRPr="00211848">
        <w:rPr>
          <w:rFonts w:ascii="Times New Roman" w:hAnsi="Times New Roman" w:cs="Times New Roman"/>
          <w:lang w:val="en-US"/>
        </w:rPr>
        <w:t>digitalRead(</w:t>
      </w:r>
      <w:proofErr w:type="gramEnd"/>
      <w:r w:rsidRPr="00211848">
        <w:rPr>
          <w:rFonts w:ascii="Times New Roman" w:hAnsi="Times New Roman" w:cs="Times New Roman"/>
          <w:lang w:val="en-US"/>
        </w:rPr>
        <w:t>13);</w:t>
      </w:r>
    </w:p>
    <w:p w14:paraId="61E6D1CA" w14:textId="1804522B" w:rsidR="00115035" w:rsidRPr="00211848" w:rsidRDefault="00115035" w:rsidP="00115035">
      <w:pPr>
        <w:jc w:val="both"/>
        <w:rPr>
          <w:rFonts w:ascii="Times New Roman" w:hAnsi="Times New Roman" w:cs="Times New Roman"/>
          <w:lang w:val="en-US"/>
        </w:rPr>
      </w:pPr>
      <w:r w:rsidRPr="00211848">
        <w:rPr>
          <w:rFonts w:ascii="Times New Roman" w:hAnsi="Times New Roman" w:cs="Times New Roman"/>
          <w:lang w:val="en-US"/>
        </w:rPr>
        <w:lastRenderedPageBreak/>
        <w:t xml:space="preserve">    s7=</w:t>
      </w:r>
      <w:proofErr w:type="gramStart"/>
      <w:r w:rsidRPr="00211848">
        <w:rPr>
          <w:rFonts w:ascii="Times New Roman" w:hAnsi="Times New Roman" w:cs="Times New Roman"/>
          <w:lang w:val="en-US"/>
        </w:rPr>
        <w:t>digitalRead(</w:t>
      </w:r>
      <w:proofErr w:type="gramEnd"/>
      <w:r w:rsidRPr="00211848">
        <w:rPr>
          <w:rFonts w:ascii="Times New Roman" w:hAnsi="Times New Roman" w:cs="Times New Roman"/>
          <w:lang w:val="en-US"/>
        </w:rPr>
        <w:t>14);</w:t>
      </w:r>
    </w:p>
    <w:p w14:paraId="6F0B0D45" w14:textId="77777777" w:rsidR="00115035" w:rsidRPr="00211848" w:rsidRDefault="00115035" w:rsidP="00115035">
      <w:pPr>
        <w:jc w:val="both"/>
        <w:rPr>
          <w:rFonts w:ascii="Times New Roman" w:hAnsi="Times New Roman" w:cs="Times New Roman"/>
          <w:lang w:val="en-US"/>
          <w:rPrChange w:id="186" w:author="Gerardo Lopez" w:date="2016-05-16T13:24:00Z">
            <w:rPr>
              <w:rFonts w:ascii="Times New Roman" w:hAnsi="Times New Roman" w:cs="Times New Roman"/>
            </w:rPr>
          </w:rPrChange>
        </w:rPr>
      </w:pPr>
      <w:r w:rsidRPr="00211848">
        <w:rPr>
          <w:rFonts w:ascii="Times New Roman" w:hAnsi="Times New Roman" w:cs="Times New Roman"/>
          <w:lang w:val="en-US"/>
        </w:rPr>
        <w:t xml:space="preserve">    </w:t>
      </w:r>
      <w:r w:rsidRPr="00211848">
        <w:rPr>
          <w:rFonts w:ascii="Times New Roman" w:hAnsi="Times New Roman" w:cs="Times New Roman"/>
          <w:lang w:val="en-US"/>
          <w:rPrChange w:id="187" w:author="Gerardo Lopez" w:date="2016-05-16T13:24:00Z">
            <w:rPr>
              <w:rFonts w:ascii="Times New Roman" w:hAnsi="Times New Roman" w:cs="Times New Roman"/>
            </w:rPr>
          </w:rPrChange>
        </w:rPr>
        <w:t>if((s1==1)&amp;&amp;(s2==0)&amp;&amp;(s3==0)&amp;&amp;(s4==0)&amp;&amp;(s5==0)&amp;&amp;(s6==0)&amp;&amp;(s7==0)&amp;&amp;(s8==0))</w:t>
      </w:r>
    </w:p>
    <w:p w14:paraId="1608F692" w14:textId="77777777" w:rsidR="00115035" w:rsidRPr="00211848" w:rsidRDefault="00115035" w:rsidP="00115035">
      <w:pPr>
        <w:jc w:val="both"/>
        <w:rPr>
          <w:rFonts w:ascii="Times New Roman" w:hAnsi="Times New Roman" w:cs="Times New Roman"/>
          <w:lang w:val="en-US"/>
          <w:rPrChange w:id="188" w:author="Gerardo Lopez" w:date="2016-05-16T13:24:00Z">
            <w:rPr>
              <w:rFonts w:ascii="Times New Roman" w:hAnsi="Times New Roman" w:cs="Times New Roman"/>
            </w:rPr>
          </w:rPrChange>
        </w:rPr>
      </w:pPr>
      <w:r w:rsidRPr="00211848">
        <w:rPr>
          <w:rFonts w:ascii="Times New Roman" w:hAnsi="Times New Roman" w:cs="Times New Roman"/>
          <w:lang w:val="en-US"/>
          <w:rPrChange w:id="189" w:author="Gerardo Lopez" w:date="2016-05-16T13:24:00Z">
            <w:rPr>
              <w:rFonts w:ascii="Times New Roman" w:hAnsi="Times New Roman" w:cs="Times New Roman"/>
            </w:rPr>
          </w:rPrChange>
        </w:rPr>
        <w:t xml:space="preserve">     {</w:t>
      </w:r>
    </w:p>
    <w:p w14:paraId="70E80518" w14:textId="77777777" w:rsidR="00115035" w:rsidRPr="00211848" w:rsidRDefault="00115035" w:rsidP="00115035">
      <w:pPr>
        <w:jc w:val="both"/>
        <w:rPr>
          <w:rFonts w:ascii="Times New Roman" w:hAnsi="Times New Roman" w:cs="Times New Roman"/>
          <w:lang w:val="en-US"/>
          <w:rPrChange w:id="190" w:author="Gerardo Lopez" w:date="2016-05-16T13:24:00Z">
            <w:rPr>
              <w:rFonts w:ascii="Times New Roman" w:hAnsi="Times New Roman" w:cs="Times New Roman"/>
            </w:rPr>
          </w:rPrChange>
        </w:rPr>
      </w:pPr>
      <w:r w:rsidRPr="00211848">
        <w:rPr>
          <w:rFonts w:ascii="Times New Roman" w:hAnsi="Times New Roman" w:cs="Times New Roman"/>
          <w:lang w:val="en-US"/>
          <w:rPrChange w:id="191" w:author="Gerardo Lopez" w:date="2016-05-16T13:24:00Z">
            <w:rPr>
              <w:rFonts w:ascii="Times New Roman" w:hAnsi="Times New Roman" w:cs="Times New Roman"/>
            </w:rPr>
          </w:rPrChange>
        </w:rPr>
        <w:t xml:space="preserve">      </w:t>
      </w:r>
      <w:proofErr w:type="gramStart"/>
      <w:r w:rsidRPr="00211848">
        <w:rPr>
          <w:rFonts w:ascii="Times New Roman" w:hAnsi="Times New Roman" w:cs="Times New Roman"/>
          <w:lang w:val="en-US"/>
          <w:rPrChange w:id="192" w:author="Gerardo Lopez" w:date="2016-05-16T13:24:00Z">
            <w:rPr>
              <w:rFonts w:ascii="Times New Roman" w:hAnsi="Times New Roman" w:cs="Times New Roman"/>
            </w:rPr>
          </w:rPrChange>
        </w:rPr>
        <w:t>actual</w:t>
      </w:r>
      <w:proofErr w:type="gramEnd"/>
      <w:r w:rsidRPr="00211848">
        <w:rPr>
          <w:rFonts w:ascii="Times New Roman" w:hAnsi="Times New Roman" w:cs="Times New Roman"/>
          <w:lang w:val="en-US"/>
          <w:rPrChange w:id="193" w:author="Gerardo Lopez" w:date="2016-05-16T13:24:00Z">
            <w:rPr>
              <w:rFonts w:ascii="Times New Roman" w:hAnsi="Times New Roman" w:cs="Times New Roman"/>
            </w:rPr>
          </w:rPrChange>
        </w:rPr>
        <w:t>=-6;</w:t>
      </w:r>
    </w:p>
    <w:p w14:paraId="1018638E" w14:textId="77777777" w:rsidR="00115035" w:rsidRPr="00211848" w:rsidRDefault="00115035" w:rsidP="00115035">
      <w:pPr>
        <w:jc w:val="both"/>
        <w:rPr>
          <w:rFonts w:ascii="Times New Roman" w:hAnsi="Times New Roman" w:cs="Times New Roman"/>
          <w:lang w:val="en-US"/>
          <w:rPrChange w:id="194" w:author="Gerardo Lopez" w:date="2016-05-16T13:24:00Z">
            <w:rPr>
              <w:rFonts w:ascii="Times New Roman" w:hAnsi="Times New Roman" w:cs="Times New Roman"/>
            </w:rPr>
          </w:rPrChange>
        </w:rPr>
      </w:pPr>
      <w:r w:rsidRPr="00211848">
        <w:rPr>
          <w:rFonts w:ascii="Times New Roman" w:hAnsi="Times New Roman" w:cs="Times New Roman"/>
          <w:lang w:val="en-US"/>
          <w:rPrChange w:id="195" w:author="Gerardo Lopez" w:date="2016-05-16T13:24:00Z">
            <w:rPr>
              <w:rFonts w:ascii="Times New Roman" w:hAnsi="Times New Roman" w:cs="Times New Roman"/>
            </w:rPr>
          </w:rPrChange>
        </w:rPr>
        <w:t xml:space="preserve">     }</w:t>
      </w:r>
    </w:p>
    <w:p w14:paraId="12AFFF8D" w14:textId="77777777" w:rsidR="00115035" w:rsidRPr="00211848" w:rsidRDefault="00115035" w:rsidP="00115035">
      <w:pPr>
        <w:jc w:val="both"/>
        <w:rPr>
          <w:rFonts w:ascii="Times New Roman" w:hAnsi="Times New Roman" w:cs="Times New Roman"/>
          <w:lang w:val="en-US"/>
          <w:rPrChange w:id="196" w:author="Gerardo Lopez" w:date="2016-05-16T13:24:00Z">
            <w:rPr>
              <w:rFonts w:ascii="Times New Roman" w:hAnsi="Times New Roman" w:cs="Times New Roman"/>
            </w:rPr>
          </w:rPrChange>
        </w:rPr>
      </w:pPr>
      <w:r w:rsidRPr="00211848">
        <w:rPr>
          <w:rFonts w:ascii="Times New Roman" w:hAnsi="Times New Roman" w:cs="Times New Roman"/>
          <w:lang w:val="en-US"/>
          <w:rPrChange w:id="197" w:author="Gerardo Lopez" w:date="2016-05-16T13:24:00Z">
            <w:rPr>
              <w:rFonts w:ascii="Times New Roman" w:hAnsi="Times New Roman" w:cs="Times New Roman"/>
            </w:rPr>
          </w:rPrChange>
        </w:rPr>
        <w:t xml:space="preserve">     if((s1==1)&amp;&amp;(s2==1)&amp;&amp;(s3==0)&amp;&amp;(s4==0)&amp;&amp;(s5==0)&amp;&amp;(s6==0)&amp;&amp;(s7==0)&amp;&amp;(s8==0))</w:t>
      </w:r>
    </w:p>
    <w:p w14:paraId="04EB8A36" w14:textId="77777777" w:rsidR="00115035" w:rsidRPr="00211848" w:rsidRDefault="00115035" w:rsidP="00115035">
      <w:pPr>
        <w:jc w:val="both"/>
        <w:rPr>
          <w:rFonts w:ascii="Times New Roman" w:hAnsi="Times New Roman" w:cs="Times New Roman"/>
          <w:lang w:val="en-US"/>
          <w:rPrChange w:id="198" w:author="Gerardo Lopez" w:date="2016-05-16T13:24:00Z">
            <w:rPr>
              <w:rFonts w:ascii="Times New Roman" w:hAnsi="Times New Roman" w:cs="Times New Roman"/>
            </w:rPr>
          </w:rPrChange>
        </w:rPr>
      </w:pPr>
      <w:r w:rsidRPr="00211848">
        <w:rPr>
          <w:rFonts w:ascii="Times New Roman" w:hAnsi="Times New Roman" w:cs="Times New Roman"/>
          <w:lang w:val="en-US"/>
          <w:rPrChange w:id="199" w:author="Gerardo Lopez" w:date="2016-05-16T13:24:00Z">
            <w:rPr>
              <w:rFonts w:ascii="Times New Roman" w:hAnsi="Times New Roman" w:cs="Times New Roman"/>
            </w:rPr>
          </w:rPrChange>
        </w:rPr>
        <w:t xml:space="preserve">     {</w:t>
      </w:r>
    </w:p>
    <w:p w14:paraId="5B21DFC1" w14:textId="77777777" w:rsidR="00115035" w:rsidRPr="00211848" w:rsidRDefault="00115035" w:rsidP="00115035">
      <w:pPr>
        <w:jc w:val="both"/>
        <w:rPr>
          <w:rFonts w:ascii="Times New Roman" w:hAnsi="Times New Roman" w:cs="Times New Roman"/>
          <w:lang w:val="en-US"/>
          <w:rPrChange w:id="200" w:author="Gerardo Lopez" w:date="2016-05-16T13:24:00Z">
            <w:rPr>
              <w:rFonts w:ascii="Times New Roman" w:hAnsi="Times New Roman" w:cs="Times New Roman"/>
            </w:rPr>
          </w:rPrChange>
        </w:rPr>
      </w:pPr>
      <w:r w:rsidRPr="00211848">
        <w:rPr>
          <w:rFonts w:ascii="Times New Roman" w:hAnsi="Times New Roman" w:cs="Times New Roman"/>
          <w:lang w:val="en-US"/>
          <w:rPrChange w:id="201" w:author="Gerardo Lopez" w:date="2016-05-16T13:24:00Z">
            <w:rPr>
              <w:rFonts w:ascii="Times New Roman" w:hAnsi="Times New Roman" w:cs="Times New Roman"/>
            </w:rPr>
          </w:rPrChange>
        </w:rPr>
        <w:t xml:space="preserve">      </w:t>
      </w:r>
      <w:proofErr w:type="gramStart"/>
      <w:r w:rsidRPr="00211848">
        <w:rPr>
          <w:rFonts w:ascii="Times New Roman" w:hAnsi="Times New Roman" w:cs="Times New Roman"/>
          <w:lang w:val="en-US"/>
          <w:rPrChange w:id="202" w:author="Gerardo Lopez" w:date="2016-05-16T13:24:00Z">
            <w:rPr>
              <w:rFonts w:ascii="Times New Roman" w:hAnsi="Times New Roman" w:cs="Times New Roman"/>
            </w:rPr>
          </w:rPrChange>
        </w:rPr>
        <w:t>actual</w:t>
      </w:r>
      <w:proofErr w:type="gramEnd"/>
      <w:r w:rsidRPr="00211848">
        <w:rPr>
          <w:rFonts w:ascii="Times New Roman" w:hAnsi="Times New Roman" w:cs="Times New Roman"/>
          <w:lang w:val="en-US"/>
          <w:rPrChange w:id="203" w:author="Gerardo Lopez" w:date="2016-05-16T13:24:00Z">
            <w:rPr>
              <w:rFonts w:ascii="Times New Roman" w:hAnsi="Times New Roman" w:cs="Times New Roman"/>
            </w:rPr>
          </w:rPrChange>
        </w:rPr>
        <w:t>=-5;</w:t>
      </w:r>
    </w:p>
    <w:p w14:paraId="3D91DA69" w14:textId="77777777" w:rsidR="00115035" w:rsidRPr="00211848" w:rsidRDefault="00115035" w:rsidP="00115035">
      <w:pPr>
        <w:jc w:val="both"/>
        <w:rPr>
          <w:rFonts w:ascii="Times New Roman" w:hAnsi="Times New Roman" w:cs="Times New Roman"/>
          <w:lang w:val="en-US"/>
          <w:rPrChange w:id="204" w:author="Gerardo Lopez" w:date="2016-05-16T13:24:00Z">
            <w:rPr>
              <w:rFonts w:ascii="Times New Roman" w:hAnsi="Times New Roman" w:cs="Times New Roman"/>
            </w:rPr>
          </w:rPrChange>
        </w:rPr>
      </w:pPr>
      <w:r w:rsidRPr="00211848">
        <w:rPr>
          <w:rFonts w:ascii="Times New Roman" w:hAnsi="Times New Roman" w:cs="Times New Roman"/>
          <w:lang w:val="en-US"/>
          <w:rPrChange w:id="205" w:author="Gerardo Lopez" w:date="2016-05-16T13:24:00Z">
            <w:rPr>
              <w:rFonts w:ascii="Times New Roman" w:hAnsi="Times New Roman" w:cs="Times New Roman"/>
            </w:rPr>
          </w:rPrChange>
        </w:rPr>
        <w:t xml:space="preserve">     }</w:t>
      </w:r>
    </w:p>
    <w:p w14:paraId="1F74CC2F" w14:textId="77777777" w:rsidR="00115035" w:rsidRPr="00211848" w:rsidRDefault="00115035" w:rsidP="00115035">
      <w:pPr>
        <w:jc w:val="both"/>
        <w:rPr>
          <w:rFonts w:ascii="Times New Roman" w:hAnsi="Times New Roman" w:cs="Times New Roman"/>
          <w:lang w:val="en-US"/>
          <w:rPrChange w:id="206" w:author="Gerardo Lopez" w:date="2016-05-16T13:24:00Z">
            <w:rPr>
              <w:rFonts w:ascii="Times New Roman" w:hAnsi="Times New Roman" w:cs="Times New Roman"/>
            </w:rPr>
          </w:rPrChange>
        </w:rPr>
      </w:pPr>
      <w:r w:rsidRPr="00211848">
        <w:rPr>
          <w:rFonts w:ascii="Times New Roman" w:hAnsi="Times New Roman" w:cs="Times New Roman"/>
          <w:lang w:val="en-US"/>
          <w:rPrChange w:id="207" w:author="Gerardo Lopez" w:date="2016-05-16T13:24:00Z">
            <w:rPr>
              <w:rFonts w:ascii="Times New Roman" w:hAnsi="Times New Roman" w:cs="Times New Roman"/>
            </w:rPr>
          </w:rPrChange>
        </w:rPr>
        <w:t xml:space="preserve">      if((s1==1)&amp;&amp;(s2==1)&amp;&amp;(s3==1)&amp;&amp;(s4==0)&amp;&amp;(s5==0)&amp;&amp;(s6==0)&amp;&amp;(s7==0)&amp;&amp;(s8==0))</w:t>
      </w:r>
    </w:p>
    <w:p w14:paraId="5EC9D8FA" w14:textId="77777777" w:rsidR="00115035" w:rsidRPr="00211848" w:rsidRDefault="00115035" w:rsidP="00115035">
      <w:pPr>
        <w:jc w:val="both"/>
        <w:rPr>
          <w:rFonts w:ascii="Times New Roman" w:hAnsi="Times New Roman" w:cs="Times New Roman"/>
          <w:lang w:val="en-US"/>
          <w:rPrChange w:id="208" w:author="Gerardo Lopez" w:date="2016-05-16T13:24:00Z">
            <w:rPr>
              <w:rFonts w:ascii="Times New Roman" w:hAnsi="Times New Roman" w:cs="Times New Roman"/>
            </w:rPr>
          </w:rPrChange>
        </w:rPr>
      </w:pPr>
      <w:r w:rsidRPr="00211848">
        <w:rPr>
          <w:rFonts w:ascii="Times New Roman" w:hAnsi="Times New Roman" w:cs="Times New Roman"/>
          <w:lang w:val="en-US"/>
          <w:rPrChange w:id="209" w:author="Gerardo Lopez" w:date="2016-05-16T13:24:00Z">
            <w:rPr>
              <w:rFonts w:ascii="Times New Roman" w:hAnsi="Times New Roman" w:cs="Times New Roman"/>
            </w:rPr>
          </w:rPrChange>
        </w:rPr>
        <w:t xml:space="preserve">     {</w:t>
      </w:r>
    </w:p>
    <w:p w14:paraId="0095C79D" w14:textId="77777777" w:rsidR="00115035" w:rsidRPr="00211848" w:rsidRDefault="00115035" w:rsidP="00115035">
      <w:pPr>
        <w:jc w:val="both"/>
        <w:rPr>
          <w:rFonts w:ascii="Times New Roman" w:hAnsi="Times New Roman" w:cs="Times New Roman"/>
          <w:lang w:val="en-US"/>
          <w:rPrChange w:id="210" w:author="Gerardo Lopez" w:date="2016-05-16T13:24:00Z">
            <w:rPr>
              <w:rFonts w:ascii="Times New Roman" w:hAnsi="Times New Roman" w:cs="Times New Roman"/>
            </w:rPr>
          </w:rPrChange>
        </w:rPr>
      </w:pPr>
      <w:r w:rsidRPr="00211848">
        <w:rPr>
          <w:rFonts w:ascii="Times New Roman" w:hAnsi="Times New Roman" w:cs="Times New Roman"/>
          <w:lang w:val="en-US"/>
          <w:rPrChange w:id="211" w:author="Gerardo Lopez" w:date="2016-05-16T13:24:00Z">
            <w:rPr>
              <w:rFonts w:ascii="Times New Roman" w:hAnsi="Times New Roman" w:cs="Times New Roman"/>
            </w:rPr>
          </w:rPrChange>
        </w:rPr>
        <w:t xml:space="preserve">      </w:t>
      </w:r>
      <w:proofErr w:type="gramStart"/>
      <w:r w:rsidRPr="00211848">
        <w:rPr>
          <w:rFonts w:ascii="Times New Roman" w:hAnsi="Times New Roman" w:cs="Times New Roman"/>
          <w:lang w:val="en-US"/>
          <w:rPrChange w:id="212" w:author="Gerardo Lopez" w:date="2016-05-16T13:24:00Z">
            <w:rPr>
              <w:rFonts w:ascii="Times New Roman" w:hAnsi="Times New Roman" w:cs="Times New Roman"/>
            </w:rPr>
          </w:rPrChange>
        </w:rPr>
        <w:t>actual</w:t>
      </w:r>
      <w:proofErr w:type="gramEnd"/>
      <w:r w:rsidRPr="00211848">
        <w:rPr>
          <w:rFonts w:ascii="Times New Roman" w:hAnsi="Times New Roman" w:cs="Times New Roman"/>
          <w:lang w:val="en-US"/>
          <w:rPrChange w:id="213" w:author="Gerardo Lopez" w:date="2016-05-16T13:24:00Z">
            <w:rPr>
              <w:rFonts w:ascii="Times New Roman" w:hAnsi="Times New Roman" w:cs="Times New Roman"/>
            </w:rPr>
          </w:rPrChange>
        </w:rPr>
        <w:t>=-4;</w:t>
      </w:r>
    </w:p>
    <w:p w14:paraId="0D178EE1" w14:textId="77777777" w:rsidR="00115035" w:rsidRPr="00211848" w:rsidRDefault="00115035" w:rsidP="00115035">
      <w:pPr>
        <w:jc w:val="both"/>
        <w:rPr>
          <w:rFonts w:ascii="Times New Roman" w:hAnsi="Times New Roman" w:cs="Times New Roman"/>
          <w:lang w:val="en-US"/>
          <w:rPrChange w:id="214" w:author="Gerardo Lopez" w:date="2016-05-16T13:24:00Z">
            <w:rPr>
              <w:rFonts w:ascii="Times New Roman" w:hAnsi="Times New Roman" w:cs="Times New Roman"/>
            </w:rPr>
          </w:rPrChange>
        </w:rPr>
      </w:pPr>
      <w:r w:rsidRPr="00211848">
        <w:rPr>
          <w:rFonts w:ascii="Times New Roman" w:hAnsi="Times New Roman" w:cs="Times New Roman"/>
          <w:lang w:val="en-US"/>
          <w:rPrChange w:id="215" w:author="Gerardo Lopez" w:date="2016-05-16T13:24:00Z">
            <w:rPr>
              <w:rFonts w:ascii="Times New Roman" w:hAnsi="Times New Roman" w:cs="Times New Roman"/>
            </w:rPr>
          </w:rPrChange>
        </w:rPr>
        <w:t xml:space="preserve">     } if((s1==0)&amp;&amp;(s2==1)&amp;&amp;(s3==1)&amp;&amp;(s4==0)&amp;&amp;(s5==0)&amp;&amp;(s6==0)&amp;&amp;(s7==0)&amp;&amp;(s8==0))</w:t>
      </w:r>
    </w:p>
    <w:p w14:paraId="5BD11419" w14:textId="77777777" w:rsidR="00115035" w:rsidRPr="00211848" w:rsidRDefault="00115035" w:rsidP="00115035">
      <w:pPr>
        <w:jc w:val="both"/>
        <w:rPr>
          <w:rFonts w:ascii="Times New Roman" w:hAnsi="Times New Roman" w:cs="Times New Roman"/>
          <w:lang w:val="en-US"/>
          <w:rPrChange w:id="216" w:author="Gerardo Lopez" w:date="2016-05-16T13:24:00Z">
            <w:rPr>
              <w:rFonts w:ascii="Times New Roman" w:hAnsi="Times New Roman" w:cs="Times New Roman"/>
            </w:rPr>
          </w:rPrChange>
        </w:rPr>
      </w:pPr>
      <w:r w:rsidRPr="00211848">
        <w:rPr>
          <w:rFonts w:ascii="Times New Roman" w:hAnsi="Times New Roman" w:cs="Times New Roman"/>
          <w:lang w:val="en-US"/>
          <w:rPrChange w:id="217" w:author="Gerardo Lopez" w:date="2016-05-16T13:24:00Z">
            <w:rPr>
              <w:rFonts w:ascii="Times New Roman" w:hAnsi="Times New Roman" w:cs="Times New Roman"/>
            </w:rPr>
          </w:rPrChange>
        </w:rPr>
        <w:t xml:space="preserve">     {</w:t>
      </w:r>
    </w:p>
    <w:p w14:paraId="7EFCD78F" w14:textId="77777777" w:rsidR="00115035" w:rsidRPr="00211848" w:rsidRDefault="00115035" w:rsidP="00115035">
      <w:pPr>
        <w:jc w:val="both"/>
        <w:rPr>
          <w:rFonts w:ascii="Times New Roman" w:hAnsi="Times New Roman" w:cs="Times New Roman"/>
          <w:lang w:val="en-US"/>
          <w:rPrChange w:id="218" w:author="Gerardo Lopez" w:date="2016-05-16T13:24:00Z">
            <w:rPr>
              <w:rFonts w:ascii="Times New Roman" w:hAnsi="Times New Roman" w:cs="Times New Roman"/>
            </w:rPr>
          </w:rPrChange>
        </w:rPr>
      </w:pPr>
      <w:r w:rsidRPr="00211848">
        <w:rPr>
          <w:rFonts w:ascii="Times New Roman" w:hAnsi="Times New Roman" w:cs="Times New Roman"/>
          <w:lang w:val="en-US"/>
          <w:rPrChange w:id="219" w:author="Gerardo Lopez" w:date="2016-05-16T13:24:00Z">
            <w:rPr>
              <w:rFonts w:ascii="Times New Roman" w:hAnsi="Times New Roman" w:cs="Times New Roman"/>
            </w:rPr>
          </w:rPrChange>
        </w:rPr>
        <w:t xml:space="preserve">      </w:t>
      </w:r>
      <w:proofErr w:type="gramStart"/>
      <w:r w:rsidRPr="00211848">
        <w:rPr>
          <w:rFonts w:ascii="Times New Roman" w:hAnsi="Times New Roman" w:cs="Times New Roman"/>
          <w:lang w:val="en-US"/>
          <w:rPrChange w:id="220" w:author="Gerardo Lopez" w:date="2016-05-16T13:24:00Z">
            <w:rPr>
              <w:rFonts w:ascii="Times New Roman" w:hAnsi="Times New Roman" w:cs="Times New Roman"/>
            </w:rPr>
          </w:rPrChange>
        </w:rPr>
        <w:t>actual</w:t>
      </w:r>
      <w:proofErr w:type="gramEnd"/>
      <w:r w:rsidRPr="00211848">
        <w:rPr>
          <w:rFonts w:ascii="Times New Roman" w:hAnsi="Times New Roman" w:cs="Times New Roman"/>
          <w:lang w:val="en-US"/>
          <w:rPrChange w:id="221" w:author="Gerardo Lopez" w:date="2016-05-16T13:24:00Z">
            <w:rPr>
              <w:rFonts w:ascii="Times New Roman" w:hAnsi="Times New Roman" w:cs="Times New Roman"/>
            </w:rPr>
          </w:rPrChange>
        </w:rPr>
        <w:t>=-3;</w:t>
      </w:r>
    </w:p>
    <w:p w14:paraId="44E6949E" w14:textId="77777777" w:rsidR="00115035" w:rsidRPr="00211848" w:rsidRDefault="00115035" w:rsidP="00115035">
      <w:pPr>
        <w:jc w:val="both"/>
        <w:rPr>
          <w:rFonts w:ascii="Times New Roman" w:hAnsi="Times New Roman" w:cs="Times New Roman"/>
          <w:lang w:val="en-US"/>
          <w:rPrChange w:id="222" w:author="Gerardo Lopez" w:date="2016-05-16T13:24:00Z">
            <w:rPr>
              <w:rFonts w:ascii="Times New Roman" w:hAnsi="Times New Roman" w:cs="Times New Roman"/>
            </w:rPr>
          </w:rPrChange>
        </w:rPr>
      </w:pPr>
      <w:r w:rsidRPr="00211848">
        <w:rPr>
          <w:rFonts w:ascii="Times New Roman" w:hAnsi="Times New Roman" w:cs="Times New Roman"/>
          <w:lang w:val="en-US"/>
          <w:rPrChange w:id="223" w:author="Gerardo Lopez" w:date="2016-05-16T13:24:00Z">
            <w:rPr>
              <w:rFonts w:ascii="Times New Roman" w:hAnsi="Times New Roman" w:cs="Times New Roman"/>
            </w:rPr>
          </w:rPrChange>
        </w:rPr>
        <w:t xml:space="preserve">     }</w:t>
      </w:r>
    </w:p>
    <w:p w14:paraId="5CE03B0D" w14:textId="77777777" w:rsidR="00115035" w:rsidRPr="00211848" w:rsidRDefault="00115035" w:rsidP="00115035">
      <w:pPr>
        <w:jc w:val="both"/>
        <w:rPr>
          <w:rFonts w:ascii="Times New Roman" w:hAnsi="Times New Roman" w:cs="Times New Roman"/>
          <w:lang w:val="en-US"/>
          <w:rPrChange w:id="224" w:author="Gerardo Lopez" w:date="2016-05-16T13:24:00Z">
            <w:rPr>
              <w:rFonts w:ascii="Times New Roman" w:hAnsi="Times New Roman" w:cs="Times New Roman"/>
            </w:rPr>
          </w:rPrChange>
        </w:rPr>
      </w:pPr>
      <w:r w:rsidRPr="00211848">
        <w:rPr>
          <w:rFonts w:ascii="Times New Roman" w:hAnsi="Times New Roman" w:cs="Times New Roman"/>
          <w:lang w:val="en-US"/>
          <w:rPrChange w:id="225" w:author="Gerardo Lopez" w:date="2016-05-16T13:24:00Z">
            <w:rPr>
              <w:rFonts w:ascii="Times New Roman" w:hAnsi="Times New Roman" w:cs="Times New Roman"/>
            </w:rPr>
          </w:rPrChange>
        </w:rPr>
        <w:t xml:space="preserve">      if((s1==0)&amp;&amp;(s2==1)&amp;&amp;(s3==1)&amp;&amp;(s4==1)&amp;&amp;(s5==0)&amp;&amp;(s6==0)&amp;&amp;(s7==0)&amp;&amp;(s8==0))</w:t>
      </w:r>
    </w:p>
    <w:p w14:paraId="214650C5" w14:textId="77777777" w:rsidR="00115035" w:rsidRPr="00211848" w:rsidRDefault="00115035" w:rsidP="00115035">
      <w:pPr>
        <w:jc w:val="both"/>
        <w:rPr>
          <w:rFonts w:ascii="Times New Roman" w:hAnsi="Times New Roman" w:cs="Times New Roman"/>
          <w:lang w:val="en-US"/>
          <w:rPrChange w:id="226" w:author="Gerardo Lopez" w:date="2016-05-16T13:24:00Z">
            <w:rPr>
              <w:rFonts w:ascii="Times New Roman" w:hAnsi="Times New Roman" w:cs="Times New Roman"/>
            </w:rPr>
          </w:rPrChange>
        </w:rPr>
      </w:pPr>
      <w:r w:rsidRPr="00211848">
        <w:rPr>
          <w:rFonts w:ascii="Times New Roman" w:hAnsi="Times New Roman" w:cs="Times New Roman"/>
          <w:lang w:val="en-US"/>
          <w:rPrChange w:id="227" w:author="Gerardo Lopez" w:date="2016-05-16T13:24:00Z">
            <w:rPr>
              <w:rFonts w:ascii="Times New Roman" w:hAnsi="Times New Roman" w:cs="Times New Roman"/>
            </w:rPr>
          </w:rPrChange>
        </w:rPr>
        <w:t xml:space="preserve">     {</w:t>
      </w:r>
    </w:p>
    <w:p w14:paraId="21955063" w14:textId="77777777" w:rsidR="00115035" w:rsidRPr="00211848" w:rsidRDefault="00115035" w:rsidP="00115035">
      <w:pPr>
        <w:jc w:val="both"/>
        <w:rPr>
          <w:rFonts w:ascii="Times New Roman" w:hAnsi="Times New Roman" w:cs="Times New Roman"/>
          <w:lang w:val="en-US"/>
          <w:rPrChange w:id="228" w:author="Gerardo Lopez" w:date="2016-05-16T13:24:00Z">
            <w:rPr>
              <w:rFonts w:ascii="Times New Roman" w:hAnsi="Times New Roman" w:cs="Times New Roman"/>
            </w:rPr>
          </w:rPrChange>
        </w:rPr>
      </w:pPr>
      <w:r w:rsidRPr="00211848">
        <w:rPr>
          <w:rFonts w:ascii="Times New Roman" w:hAnsi="Times New Roman" w:cs="Times New Roman"/>
          <w:lang w:val="en-US"/>
          <w:rPrChange w:id="229" w:author="Gerardo Lopez" w:date="2016-05-16T13:24:00Z">
            <w:rPr>
              <w:rFonts w:ascii="Times New Roman" w:hAnsi="Times New Roman" w:cs="Times New Roman"/>
            </w:rPr>
          </w:rPrChange>
        </w:rPr>
        <w:t xml:space="preserve">      </w:t>
      </w:r>
      <w:proofErr w:type="gramStart"/>
      <w:r w:rsidRPr="00211848">
        <w:rPr>
          <w:rFonts w:ascii="Times New Roman" w:hAnsi="Times New Roman" w:cs="Times New Roman"/>
          <w:lang w:val="en-US"/>
          <w:rPrChange w:id="230" w:author="Gerardo Lopez" w:date="2016-05-16T13:24:00Z">
            <w:rPr>
              <w:rFonts w:ascii="Times New Roman" w:hAnsi="Times New Roman" w:cs="Times New Roman"/>
            </w:rPr>
          </w:rPrChange>
        </w:rPr>
        <w:t>actual</w:t>
      </w:r>
      <w:proofErr w:type="gramEnd"/>
      <w:r w:rsidRPr="00211848">
        <w:rPr>
          <w:rFonts w:ascii="Times New Roman" w:hAnsi="Times New Roman" w:cs="Times New Roman"/>
          <w:lang w:val="en-US"/>
          <w:rPrChange w:id="231" w:author="Gerardo Lopez" w:date="2016-05-16T13:24:00Z">
            <w:rPr>
              <w:rFonts w:ascii="Times New Roman" w:hAnsi="Times New Roman" w:cs="Times New Roman"/>
            </w:rPr>
          </w:rPrChange>
        </w:rPr>
        <w:t>=-2;</w:t>
      </w:r>
    </w:p>
    <w:p w14:paraId="7839AFFE" w14:textId="77777777" w:rsidR="00115035" w:rsidRPr="00211848" w:rsidRDefault="00115035" w:rsidP="00115035">
      <w:pPr>
        <w:jc w:val="both"/>
        <w:rPr>
          <w:rFonts w:ascii="Times New Roman" w:hAnsi="Times New Roman" w:cs="Times New Roman"/>
          <w:lang w:val="en-US"/>
          <w:rPrChange w:id="232" w:author="Gerardo Lopez" w:date="2016-05-16T13:24:00Z">
            <w:rPr>
              <w:rFonts w:ascii="Times New Roman" w:hAnsi="Times New Roman" w:cs="Times New Roman"/>
            </w:rPr>
          </w:rPrChange>
        </w:rPr>
      </w:pPr>
      <w:r w:rsidRPr="00211848">
        <w:rPr>
          <w:rFonts w:ascii="Times New Roman" w:hAnsi="Times New Roman" w:cs="Times New Roman"/>
          <w:lang w:val="en-US"/>
          <w:rPrChange w:id="233" w:author="Gerardo Lopez" w:date="2016-05-16T13:24:00Z">
            <w:rPr>
              <w:rFonts w:ascii="Times New Roman" w:hAnsi="Times New Roman" w:cs="Times New Roman"/>
            </w:rPr>
          </w:rPrChange>
        </w:rPr>
        <w:t xml:space="preserve">     }</w:t>
      </w:r>
    </w:p>
    <w:p w14:paraId="58218ECB" w14:textId="77777777" w:rsidR="00115035" w:rsidRPr="00211848" w:rsidRDefault="00115035" w:rsidP="00115035">
      <w:pPr>
        <w:jc w:val="both"/>
        <w:rPr>
          <w:rFonts w:ascii="Times New Roman" w:hAnsi="Times New Roman" w:cs="Times New Roman"/>
          <w:lang w:val="en-US"/>
          <w:rPrChange w:id="234" w:author="Gerardo Lopez" w:date="2016-05-16T13:24:00Z">
            <w:rPr>
              <w:rFonts w:ascii="Times New Roman" w:hAnsi="Times New Roman" w:cs="Times New Roman"/>
            </w:rPr>
          </w:rPrChange>
        </w:rPr>
      </w:pPr>
      <w:r w:rsidRPr="00211848">
        <w:rPr>
          <w:rFonts w:ascii="Times New Roman" w:hAnsi="Times New Roman" w:cs="Times New Roman"/>
          <w:lang w:val="en-US"/>
          <w:rPrChange w:id="235" w:author="Gerardo Lopez" w:date="2016-05-16T13:24:00Z">
            <w:rPr>
              <w:rFonts w:ascii="Times New Roman" w:hAnsi="Times New Roman" w:cs="Times New Roman"/>
            </w:rPr>
          </w:rPrChange>
        </w:rPr>
        <w:t xml:space="preserve">      if((s1==0)&amp;&amp;(s2==0)&amp;&amp;(s3==1)&amp;&amp;(s4==1)&amp;&amp;(s5==0)&amp;&amp;(s6==0)&amp;&amp;(s7==0)&amp;&amp;(s8==0))</w:t>
      </w:r>
    </w:p>
    <w:p w14:paraId="1A6FF4C3" w14:textId="77777777" w:rsidR="00115035" w:rsidRPr="00211848" w:rsidRDefault="00115035" w:rsidP="00115035">
      <w:pPr>
        <w:jc w:val="both"/>
        <w:rPr>
          <w:rFonts w:ascii="Times New Roman" w:hAnsi="Times New Roman" w:cs="Times New Roman"/>
          <w:lang w:val="en-US"/>
          <w:rPrChange w:id="236" w:author="Gerardo Lopez" w:date="2016-05-16T13:24:00Z">
            <w:rPr>
              <w:rFonts w:ascii="Times New Roman" w:hAnsi="Times New Roman" w:cs="Times New Roman"/>
            </w:rPr>
          </w:rPrChange>
        </w:rPr>
      </w:pPr>
      <w:r w:rsidRPr="00211848">
        <w:rPr>
          <w:rFonts w:ascii="Times New Roman" w:hAnsi="Times New Roman" w:cs="Times New Roman"/>
          <w:lang w:val="en-US"/>
          <w:rPrChange w:id="237" w:author="Gerardo Lopez" w:date="2016-05-16T13:24:00Z">
            <w:rPr>
              <w:rFonts w:ascii="Times New Roman" w:hAnsi="Times New Roman" w:cs="Times New Roman"/>
            </w:rPr>
          </w:rPrChange>
        </w:rPr>
        <w:t xml:space="preserve">     {</w:t>
      </w:r>
    </w:p>
    <w:p w14:paraId="540DAFB6" w14:textId="77777777" w:rsidR="00115035" w:rsidRPr="00211848" w:rsidRDefault="00115035" w:rsidP="00115035">
      <w:pPr>
        <w:jc w:val="both"/>
        <w:rPr>
          <w:rFonts w:ascii="Times New Roman" w:hAnsi="Times New Roman" w:cs="Times New Roman"/>
          <w:lang w:val="en-US"/>
          <w:rPrChange w:id="238" w:author="Gerardo Lopez" w:date="2016-05-16T13:24:00Z">
            <w:rPr>
              <w:rFonts w:ascii="Times New Roman" w:hAnsi="Times New Roman" w:cs="Times New Roman"/>
            </w:rPr>
          </w:rPrChange>
        </w:rPr>
      </w:pPr>
      <w:r w:rsidRPr="00211848">
        <w:rPr>
          <w:rFonts w:ascii="Times New Roman" w:hAnsi="Times New Roman" w:cs="Times New Roman"/>
          <w:lang w:val="en-US"/>
          <w:rPrChange w:id="239" w:author="Gerardo Lopez" w:date="2016-05-16T13:24:00Z">
            <w:rPr>
              <w:rFonts w:ascii="Times New Roman" w:hAnsi="Times New Roman" w:cs="Times New Roman"/>
            </w:rPr>
          </w:rPrChange>
        </w:rPr>
        <w:t xml:space="preserve">      </w:t>
      </w:r>
      <w:proofErr w:type="gramStart"/>
      <w:r w:rsidRPr="00211848">
        <w:rPr>
          <w:rFonts w:ascii="Times New Roman" w:hAnsi="Times New Roman" w:cs="Times New Roman"/>
          <w:lang w:val="en-US"/>
          <w:rPrChange w:id="240" w:author="Gerardo Lopez" w:date="2016-05-16T13:24:00Z">
            <w:rPr>
              <w:rFonts w:ascii="Times New Roman" w:hAnsi="Times New Roman" w:cs="Times New Roman"/>
            </w:rPr>
          </w:rPrChange>
        </w:rPr>
        <w:t>actual</w:t>
      </w:r>
      <w:proofErr w:type="gramEnd"/>
      <w:r w:rsidRPr="00211848">
        <w:rPr>
          <w:rFonts w:ascii="Times New Roman" w:hAnsi="Times New Roman" w:cs="Times New Roman"/>
          <w:lang w:val="en-US"/>
          <w:rPrChange w:id="241" w:author="Gerardo Lopez" w:date="2016-05-16T13:24:00Z">
            <w:rPr>
              <w:rFonts w:ascii="Times New Roman" w:hAnsi="Times New Roman" w:cs="Times New Roman"/>
            </w:rPr>
          </w:rPrChange>
        </w:rPr>
        <w:t>=-1;</w:t>
      </w:r>
    </w:p>
    <w:p w14:paraId="2C1AAEE9" w14:textId="77777777" w:rsidR="00115035" w:rsidRPr="00211848" w:rsidRDefault="00115035" w:rsidP="00115035">
      <w:pPr>
        <w:jc w:val="both"/>
        <w:rPr>
          <w:rFonts w:ascii="Times New Roman" w:hAnsi="Times New Roman" w:cs="Times New Roman"/>
          <w:lang w:val="en-US"/>
          <w:rPrChange w:id="242" w:author="Gerardo Lopez" w:date="2016-05-16T13:24:00Z">
            <w:rPr>
              <w:rFonts w:ascii="Times New Roman" w:hAnsi="Times New Roman" w:cs="Times New Roman"/>
            </w:rPr>
          </w:rPrChange>
        </w:rPr>
      </w:pPr>
      <w:r w:rsidRPr="00211848">
        <w:rPr>
          <w:rFonts w:ascii="Times New Roman" w:hAnsi="Times New Roman" w:cs="Times New Roman"/>
          <w:lang w:val="en-US"/>
          <w:rPrChange w:id="243" w:author="Gerardo Lopez" w:date="2016-05-16T13:24:00Z">
            <w:rPr>
              <w:rFonts w:ascii="Times New Roman" w:hAnsi="Times New Roman" w:cs="Times New Roman"/>
            </w:rPr>
          </w:rPrChange>
        </w:rPr>
        <w:t xml:space="preserve">     }</w:t>
      </w:r>
    </w:p>
    <w:p w14:paraId="16B4F9AA" w14:textId="77777777" w:rsidR="00115035" w:rsidRPr="00211848" w:rsidRDefault="00115035" w:rsidP="00115035">
      <w:pPr>
        <w:jc w:val="both"/>
        <w:rPr>
          <w:rFonts w:ascii="Times New Roman" w:hAnsi="Times New Roman" w:cs="Times New Roman"/>
          <w:lang w:val="en-US"/>
          <w:rPrChange w:id="244" w:author="Gerardo Lopez" w:date="2016-05-16T13:24:00Z">
            <w:rPr>
              <w:rFonts w:ascii="Times New Roman" w:hAnsi="Times New Roman" w:cs="Times New Roman"/>
            </w:rPr>
          </w:rPrChange>
        </w:rPr>
      </w:pPr>
      <w:r w:rsidRPr="00211848">
        <w:rPr>
          <w:rFonts w:ascii="Times New Roman" w:hAnsi="Times New Roman" w:cs="Times New Roman"/>
          <w:lang w:val="en-US"/>
          <w:rPrChange w:id="245" w:author="Gerardo Lopez" w:date="2016-05-16T13:24:00Z">
            <w:rPr>
              <w:rFonts w:ascii="Times New Roman" w:hAnsi="Times New Roman" w:cs="Times New Roman"/>
            </w:rPr>
          </w:rPrChange>
        </w:rPr>
        <w:t xml:space="preserve">      if((s1==0)&amp;&amp;(s2==0)&amp;&amp;(s3==1)&amp;&amp;(s4==1)&amp;&amp;(s5==1)&amp;&amp;(s6==0)&amp;&amp;(s7==0)&amp;&amp;(s8==0))</w:t>
      </w:r>
    </w:p>
    <w:p w14:paraId="37DA9A24" w14:textId="77777777" w:rsidR="00115035" w:rsidRPr="00211848" w:rsidRDefault="00115035" w:rsidP="00115035">
      <w:pPr>
        <w:jc w:val="both"/>
        <w:rPr>
          <w:rFonts w:ascii="Times New Roman" w:hAnsi="Times New Roman" w:cs="Times New Roman"/>
          <w:lang w:val="en-US"/>
          <w:rPrChange w:id="246" w:author="Gerardo Lopez" w:date="2016-05-16T13:24:00Z">
            <w:rPr>
              <w:rFonts w:ascii="Times New Roman" w:hAnsi="Times New Roman" w:cs="Times New Roman"/>
            </w:rPr>
          </w:rPrChange>
        </w:rPr>
      </w:pPr>
      <w:r w:rsidRPr="00211848">
        <w:rPr>
          <w:rFonts w:ascii="Times New Roman" w:hAnsi="Times New Roman" w:cs="Times New Roman"/>
          <w:lang w:val="en-US"/>
          <w:rPrChange w:id="247" w:author="Gerardo Lopez" w:date="2016-05-16T13:24:00Z">
            <w:rPr>
              <w:rFonts w:ascii="Times New Roman" w:hAnsi="Times New Roman" w:cs="Times New Roman"/>
            </w:rPr>
          </w:rPrChange>
        </w:rPr>
        <w:t xml:space="preserve">     {</w:t>
      </w:r>
    </w:p>
    <w:p w14:paraId="5858376F" w14:textId="77777777" w:rsidR="00115035" w:rsidRPr="00211848" w:rsidRDefault="00115035" w:rsidP="00115035">
      <w:pPr>
        <w:jc w:val="both"/>
        <w:rPr>
          <w:rFonts w:ascii="Times New Roman" w:hAnsi="Times New Roman" w:cs="Times New Roman"/>
          <w:lang w:val="en-US"/>
          <w:rPrChange w:id="248" w:author="Gerardo Lopez" w:date="2016-05-16T13:24:00Z">
            <w:rPr>
              <w:rFonts w:ascii="Times New Roman" w:hAnsi="Times New Roman" w:cs="Times New Roman"/>
            </w:rPr>
          </w:rPrChange>
        </w:rPr>
      </w:pPr>
      <w:r w:rsidRPr="00211848">
        <w:rPr>
          <w:rFonts w:ascii="Times New Roman" w:hAnsi="Times New Roman" w:cs="Times New Roman"/>
          <w:lang w:val="en-US"/>
          <w:rPrChange w:id="249" w:author="Gerardo Lopez" w:date="2016-05-16T13:24:00Z">
            <w:rPr>
              <w:rFonts w:ascii="Times New Roman" w:hAnsi="Times New Roman" w:cs="Times New Roman"/>
            </w:rPr>
          </w:rPrChange>
        </w:rPr>
        <w:t xml:space="preserve">      </w:t>
      </w:r>
      <w:proofErr w:type="gramStart"/>
      <w:r w:rsidRPr="00211848">
        <w:rPr>
          <w:rFonts w:ascii="Times New Roman" w:hAnsi="Times New Roman" w:cs="Times New Roman"/>
          <w:lang w:val="en-US"/>
          <w:rPrChange w:id="250" w:author="Gerardo Lopez" w:date="2016-05-16T13:24:00Z">
            <w:rPr>
              <w:rFonts w:ascii="Times New Roman" w:hAnsi="Times New Roman" w:cs="Times New Roman"/>
            </w:rPr>
          </w:rPrChange>
        </w:rPr>
        <w:t>actual=</w:t>
      </w:r>
      <w:proofErr w:type="gramEnd"/>
      <w:r w:rsidRPr="00211848">
        <w:rPr>
          <w:rFonts w:ascii="Times New Roman" w:hAnsi="Times New Roman" w:cs="Times New Roman"/>
          <w:lang w:val="en-US"/>
          <w:rPrChange w:id="251" w:author="Gerardo Lopez" w:date="2016-05-16T13:24:00Z">
            <w:rPr>
              <w:rFonts w:ascii="Times New Roman" w:hAnsi="Times New Roman" w:cs="Times New Roman"/>
            </w:rPr>
          </w:rPrChange>
        </w:rPr>
        <w:t>0;</w:t>
      </w:r>
    </w:p>
    <w:p w14:paraId="4B538DCB" w14:textId="77777777" w:rsidR="00115035" w:rsidRPr="00211848" w:rsidRDefault="00115035" w:rsidP="00115035">
      <w:pPr>
        <w:jc w:val="both"/>
        <w:rPr>
          <w:rFonts w:ascii="Times New Roman" w:hAnsi="Times New Roman" w:cs="Times New Roman"/>
          <w:lang w:val="en-US"/>
          <w:rPrChange w:id="252" w:author="Gerardo Lopez" w:date="2016-05-16T13:24:00Z">
            <w:rPr>
              <w:rFonts w:ascii="Times New Roman" w:hAnsi="Times New Roman" w:cs="Times New Roman"/>
            </w:rPr>
          </w:rPrChange>
        </w:rPr>
      </w:pPr>
      <w:r w:rsidRPr="00211848">
        <w:rPr>
          <w:rFonts w:ascii="Times New Roman" w:hAnsi="Times New Roman" w:cs="Times New Roman"/>
          <w:lang w:val="en-US"/>
          <w:rPrChange w:id="253" w:author="Gerardo Lopez" w:date="2016-05-16T13:24:00Z">
            <w:rPr>
              <w:rFonts w:ascii="Times New Roman" w:hAnsi="Times New Roman" w:cs="Times New Roman"/>
            </w:rPr>
          </w:rPrChange>
        </w:rPr>
        <w:t xml:space="preserve">     }</w:t>
      </w:r>
    </w:p>
    <w:p w14:paraId="5F7370DF" w14:textId="77777777" w:rsidR="00115035" w:rsidRPr="00211848" w:rsidRDefault="00115035" w:rsidP="00115035">
      <w:pPr>
        <w:jc w:val="both"/>
        <w:rPr>
          <w:rFonts w:ascii="Times New Roman" w:hAnsi="Times New Roman" w:cs="Times New Roman"/>
          <w:lang w:val="en-US"/>
          <w:rPrChange w:id="254" w:author="Gerardo Lopez" w:date="2016-05-16T13:24:00Z">
            <w:rPr>
              <w:rFonts w:ascii="Times New Roman" w:hAnsi="Times New Roman" w:cs="Times New Roman"/>
            </w:rPr>
          </w:rPrChange>
        </w:rPr>
      </w:pPr>
      <w:r w:rsidRPr="00211848">
        <w:rPr>
          <w:rFonts w:ascii="Times New Roman" w:hAnsi="Times New Roman" w:cs="Times New Roman"/>
          <w:lang w:val="en-US"/>
          <w:rPrChange w:id="255" w:author="Gerardo Lopez" w:date="2016-05-16T13:24:00Z">
            <w:rPr>
              <w:rFonts w:ascii="Times New Roman" w:hAnsi="Times New Roman" w:cs="Times New Roman"/>
            </w:rPr>
          </w:rPrChange>
        </w:rPr>
        <w:t xml:space="preserve">      if((s1==0)&amp;&amp;(s2==0)&amp;&amp;(s3==0)&amp;&amp;(s4==1)&amp;&amp;(s5==1)&amp;&amp;(s6==1)&amp;&amp;(s7==0)&amp;&amp;(s8==0))</w:t>
      </w:r>
    </w:p>
    <w:p w14:paraId="6ABE09D4" w14:textId="77777777" w:rsidR="00115035" w:rsidRPr="00211848" w:rsidRDefault="00115035" w:rsidP="00115035">
      <w:pPr>
        <w:jc w:val="both"/>
        <w:rPr>
          <w:rFonts w:ascii="Times New Roman" w:hAnsi="Times New Roman" w:cs="Times New Roman"/>
          <w:lang w:val="en-US"/>
          <w:rPrChange w:id="256" w:author="Gerardo Lopez" w:date="2016-05-16T13:24:00Z">
            <w:rPr>
              <w:rFonts w:ascii="Times New Roman" w:hAnsi="Times New Roman" w:cs="Times New Roman"/>
            </w:rPr>
          </w:rPrChange>
        </w:rPr>
      </w:pPr>
      <w:r w:rsidRPr="00211848">
        <w:rPr>
          <w:rFonts w:ascii="Times New Roman" w:hAnsi="Times New Roman" w:cs="Times New Roman"/>
          <w:lang w:val="en-US"/>
          <w:rPrChange w:id="257" w:author="Gerardo Lopez" w:date="2016-05-16T13:24:00Z">
            <w:rPr>
              <w:rFonts w:ascii="Times New Roman" w:hAnsi="Times New Roman" w:cs="Times New Roman"/>
            </w:rPr>
          </w:rPrChange>
        </w:rPr>
        <w:t xml:space="preserve">     {</w:t>
      </w:r>
    </w:p>
    <w:p w14:paraId="178BFCA9" w14:textId="77777777" w:rsidR="00115035" w:rsidRPr="00211848" w:rsidRDefault="00115035" w:rsidP="00115035">
      <w:pPr>
        <w:jc w:val="both"/>
        <w:rPr>
          <w:rFonts w:ascii="Times New Roman" w:hAnsi="Times New Roman" w:cs="Times New Roman"/>
          <w:lang w:val="en-US"/>
          <w:rPrChange w:id="258" w:author="Gerardo Lopez" w:date="2016-05-16T13:24:00Z">
            <w:rPr>
              <w:rFonts w:ascii="Times New Roman" w:hAnsi="Times New Roman" w:cs="Times New Roman"/>
            </w:rPr>
          </w:rPrChange>
        </w:rPr>
      </w:pPr>
      <w:r w:rsidRPr="00211848">
        <w:rPr>
          <w:rFonts w:ascii="Times New Roman" w:hAnsi="Times New Roman" w:cs="Times New Roman"/>
          <w:lang w:val="en-US"/>
          <w:rPrChange w:id="259" w:author="Gerardo Lopez" w:date="2016-05-16T13:24:00Z">
            <w:rPr>
              <w:rFonts w:ascii="Times New Roman" w:hAnsi="Times New Roman" w:cs="Times New Roman"/>
            </w:rPr>
          </w:rPrChange>
        </w:rPr>
        <w:t xml:space="preserve">      </w:t>
      </w:r>
      <w:proofErr w:type="gramStart"/>
      <w:r w:rsidRPr="00211848">
        <w:rPr>
          <w:rFonts w:ascii="Times New Roman" w:hAnsi="Times New Roman" w:cs="Times New Roman"/>
          <w:lang w:val="en-US"/>
          <w:rPrChange w:id="260" w:author="Gerardo Lopez" w:date="2016-05-16T13:24:00Z">
            <w:rPr>
              <w:rFonts w:ascii="Times New Roman" w:hAnsi="Times New Roman" w:cs="Times New Roman"/>
            </w:rPr>
          </w:rPrChange>
        </w:rPr>
        <w:t>actual=</w:t>
      </w:r>
      <w:proofErr w:type="gramEnd"/>
      <w:r w:rsidRPr="00211848">
        <w:rPr>
          <w:rFonts w:ascii="Times New Roman" w:hAnsi="Times New Roman" w:cs="Times New Roman"/>
          <w:lang w:val="en-US"/>
          <w:rPrChange w:id="261" w:author="Gerardo Lopez" w:date="2016-05-16T13:24:00Z">
            <w:rPr>
              <w:rFonts w:ascii="Times New Roman" w:hAnsi="Times New Roman" w:cs="Times New Roman"/>
            </w:rPr>
          </w:rPrChange>
        </w:rPr>
        <w:t>1;</w:t>
      </w:r>
    </w:p>
    <w:p w14:paraId="70688F6C" w14:textId="77777777" w:rsidR="00115035" w:rsidRPr="00211848" w:rsidRDefault="00115035" w:rsidP="00115035">
      <w:pPr>
        <w:jc w:val="both"/>
        <w:rPr>
          <w:rFonts w:ascii="Times New Roman" w:hAnsi="Times New Roman" w:cs="Times New Roman"/>
          <w:lang w:val="en-US"/>
          <w:rPrChange w:id="262" w:author="Gerardo Lopez" w:date="2016-05-16T13:24:00Z">
            <w:rPr>
              <w:rFonts w:ascii="Times New Roman" w:hAnsi="Times New Roman" w:cs="Times New Roman"/>
            </w:rPr>
          </w:rPrChange>
        </w:rPr>
      </w:pPr>
      <w:r w:rsidRPr="00211848">
        <w:rPr>
          <w:rFonts w:ascii="Times New Roman" w:hAnsi="Times New Roman" w:cs="Times New Roman"/>
          <w:lang w:val="en-US"/>
          <w:rPrChange w:id="263" w:author="Gerardo Lopez" w:date="2016-05-16T13:24:00Z">
            <w:rPr>
              <w:rFonts w:ascii="Times New Roman" w:hAnsi="Times New Roman" w:cs="Times New Roman"/>
            </w:rPr>
          </w:rPrChange>
        </w:rPr>
        <w:t xml:space="preserve">     }</w:t>
      </w:r>
    </w:p>
    <w:p w14:paraId="76530CA1" w14:textId="77777777" w:rsidR="00115035" w:rsidRPr="00211848" w:rsidRDefault="00115035" w:rsidP="00115035">
      <w:pPr>
        <w:jc w:val="both"/>
        <w:rPr>
          <w:rFonts w:ascii="Times New Roman" w:hAnsi="Times New Roman" w:cs="Times New Roman"/>
          <w:lang w:val="en-US"/>
          <w:rPrChange w:id="264" w:author="Gerardo Lopez" w:date="2016-05-16T13:24:00Z">
            <w:rPr>
              <w:rFonts w:ascii="Times New Roman" w:hAnsi="Times New Roman" w:cs="Times New Roman"/>
            </w:rPr>
          </w:rPrChange>
        </w:rPr>
      </w:pPr>
      <w:r w:rsidRPr="00211848">
        <w:rPr>
          <w:rFonts w:ascii="Times New Roman" w:hAnsi="Times New Roman" w:cs="Times New Roman"/>
          <w:lang w:val="en-US"/>
          <w:rPrChange w:id="265" w:author="Gerardo Lopez" w:date="2016-05-16T13:24:00Z">
            <w:rPr>
              <w:rFonts w:ascii="Times New Roman" w:hAnsi="Times New Roman" w:cs="Times New Roman"/>
            </w:rPr>
          </w:rPrChange>
        </w:rPr>
        <w:t xml:space="preserve">      if((s1==0)&amp;&amp;(s2==0)&amp;&amp;(s3==1)&amp;&amp;(s4==1)&amp;&amp;(s5==1)&amp;&amp;(s6==1)&amp;&amp;(s7==0)&amp;&amp;(s8==0))</w:t>
      </w:r>
    </w:p>
    <w:p w14:paraId="6B1879FE" w14:textId="77777777" w:rsidR="00115035" w:rsidRPr="00211848" w:rsidRDefault="00115035" w:rsidP="00115035">
      <w:pPr>
        <w:jc w:val="both"/>
        <w:rPr>
          <w:rFonts w:ascii="Times New Roman" w:hAnsi="Times New Roman" w:cs="Times New Roman"/>
          <w:lang w:val="en-US"/>
          <w:rPrChange w:id="266" w:author="Gerardo Lopez" w:date="2016-05-16T13:24:00Z">
            <w:rPr>
              <w:rFonts w:ascii="Times New Roman" w:hAnsi="Times New Roman" w:cs="Times New Roman"/>
            </w:rPr>
          </w:rPrChange>
        </w:rPr>
      </w:pPr>
      <w:r w:rsidRPr="00211848">
        <w:rPr>
          <w:rFonts w:ascii="Times New Roman" w:hAnsi="Times New Roman" w:cs="Times New Roman"/>
          <w:lang w:val="en-US"/>
          <w:rPrChange w:id="267" w:author="Gerardo Lopez" w:date="2016-05-16T13:24:00Z">
            <w:rPr>
              <w:rFonts w:ascii="Times New Roman" w:hAnsi="Times New Roman" w:cs="Times New Roman"/>
            </w:rPr>
          </w:rPrChange>
        </w:rPr>
        <w:t xml:space="preserve">     {</w:t>
      </w:r>
    </w:p>
    <w:p w14:paraId="250CE8B5" w14:textId="77777777" w:rsidR="00115035" w:rsidRPr="00211848" w:rsidRDefault="00115035" w:rsidP="00115035">
      <w:pPr>
        <w:jc w:val="both"/>
        <w:rPr>
          <w:rFonts w:ascii="Times New Roman" w:hAnsi="Times New Roman" w:cs="Times New Roman"/>
          <w:lang w:val="en-US"/>
          <w:rPrChange w:id="268" w:author="Gerardo Lopez" w:date="2016-05-16T13:24:00Z">
            <w:rPr>
              <w:rFonts w:ascii="Times New Roman" w:hAnsi="Times New Roman" w:cs="Times New Roman"/>
            </w:rPr>
          </w:rPrChange>
        </w:rPr>
      </w:pPr>
      <w:r w:rsidRPr="00211848">
        <w:rPr>
          <w:rFonts w:ascii="Times New Roman" w:hAnsi="Times New Roman" w:cs="Times New Roman"/>
          <w:lang w:val="en-US"/>
          <w:rPrChange w:id="269" w:author="Gerardo Lopez" w:date="2016-05-16T13:24:00Z">
            <w:rPr>
              <w:rFonts w:ascii="Times New Roman" w:hAnsi="Times New Roman" w:cs="Times New Roman"/>
            </w:rPr>
          </w:rPrChange>
        </w:rPr>
        <w:t xml:space="preserve">      </w:t>
      </w:r>
      <w:proofErr w:type="gramStart"/>
      <w:r w:rsidRPr="00211848">
        <w:rPr>
          <w:rFonts w:ascii="Times New Roman" w:hAnsi="Times New Roman" w:cs="Times New Roman"/>
          <w:lang w:val="en-US"/>
          <w:rPrChange w:id="270" w:author="Gerardo Lopez" w:date="2016-05-16T13:24:00Z">
            <w:rPr>
              <w:rFonts w:ascii="Times New Roman" w:hAnsi="Times New Roman" w:cs="Times New Roman"/>
            </w:rPr>
          </w:rPrChange>
        </w:rPr>
        <w:t>actual=</w:t>
      </w:r>
      <w:proofErr w:type="gramEnd"/>
      <w:r w:rsidRPr="00211848">
        <w:rPr>
          <w:rFonts w:ascii="Times New Roman" w:hAnsi="Times New Roman" w:cs="Times New Roman"/>
          <w:lang w:val="en-US"/>
          <w:rPrChange w:id="271" w:author="Gerardo Lopez" w:date="2016-05-16T13:24:00Z">
            <w:rPr>
              <w:rFonts w:ascii="Times New Roman" w:hAnsi="Times New Roman" w:cs="Times New Roman"/>
            </w:rPr>
          </w:rPrChange>
        </w:rPr>
        <w:t>2;</w:t>
      </w:r>
    </w:p>
    <w:p w14:paraId="7B481CBA" w14:textId="77777777" w:rsidR="00115035" w:rsidRPr="00211848" w:rsidRDefault="00115035" w:rsidP="00115035">
      <w:pPr>
        <w:jc w:val="both"/>
        <w:rPr>
          <w:rFonts w:ascii="Times New Roman" w:hAnsi="Times New Roman" w:cs="Times New Roman"/>
          <w:lang w:val="en-US"/>
          <w:rPrChange w:id="272" w:author="Gerardo Lopez" w:date="2016-05-16T13:24:00Z">
            <w:rPr>
              <w:rFonts w:ascii="Times New Roman" w:hAnsi="Times New Roman" w:cs="Times New Roman"/>
            </w:rPr>
          </w:rPrChange>
        </w:rPr>
      </w:pPr>
      <w:r w:rsidRPr="00211848">
        <w:rPr>
          <w:rFonts w:ascii="Times New Roman" w:hAnsi="Times New Roman" w:cs="Times New Roman"/>
          <w:lang w:val="en-US"/>
          <w:rPrChange w:id="273" w:author="Gerardo Lopez" w:date="2016-05-16T13:24:00Z">
            <w:rPr>
              <w:rFonts w:ascii="Times New Roman" w:hAnsi="Times New Roman" w:cs="Times New Roman"/>
            </w:rPr>
          </w:rPrChange>
        </w:rPr>
        <w:t xml:space="preserve">     }</w:t>
      </w:r>
    </w:p>
    <w:p w14:paraId="1882F586" w14:textId="77777777" w:rsidR="00115035" w:rsidRPr="00211848" w:rsidRDefault="00115035" w:rsidP="00115035">
      <w:pPr>
        <w:jc w:val="both"/>
        <w:rPr>
          <w:rFonts w:ascii="Times New Roman" w:hAnsi="Times New Roman" w:cs="Times New Roman"/>
          <w:lang w:val="en-US"/>
          <w:rPrChange w:id="274" w:author="Gerardo Lopez" w:date="2016-05-16T13:24:00Z">
            <w:rPr>
              <w:rFonts w:ascii="Times New Roman" w:hAnsi="Times New Roman" w:cs="Times New Roman"/>
            </w:rPr>
          </w:rPrChange>
        </w:rPr>
      </w:pPr>
      <w:r w:rsidRPr="00211848">
        <w:rPr>
          <w:rFonts w:ascii="Times New Roman" w:hAnsi="Times New Roman" w:cs="Times New Roman"/>
          <w:lang w:val="en-US"/>
          <w:rPrChange w:id="275" w:author="Gerardo Lopez" w:date="2016-05-16T13:24:00Z">
            <w:rPr>
              <w:rFonts w:ascii="Times New Roman" w:hAnsi="Times New Roman" w:cs="Times New Roman"/>
            </w:rPr>
          </w:rPrChange>
        </w:rPr>
        <w:t xml:space="preserve">      if((s1==0)&amp;&amp;(s2==0)&amp;&amp;(s3==0)&amp;&amp;(s4==0)&amp;&amp;(s5==1)&amp;&amp;(s6==1)&amp;&amp;(s7==0)&amp;&amp;(s8==0))</w:t>
      </w:r>
    </w:p>
    <w:p w14:paraId="7311C329" w14:textId="77777777" w:rsidR="00115035" w:rsidRPr="00211848" w:rsidRDefault="00115035" w:rsidP="00115035">
      <w:pPr>
        <w:jc w:val="both"/>
        <w:rPr>
          <w:rFonts w:ascii="Times New Roman" w:hAnsi="Times New Roman" w:cs="Times New Roman"/>
          <w:lang w:val="en-US"/>
          <w:rPrChange w:id="276" w:author="Gerardo Lopez" w:date="2016-05-16T13:24:00Z">
            <w:rPr>
              <w:rFonts w:ascii="Times New Roman" w:hAnsi="Times New Roman" w:cs="Times New Roman"/>
            </w:rPr>
          </w:rPrChange>
        </w:rPr>
      </w:pPr>
      <w:r w:rsidRPr="00211848">
        <w:rPr>
          <w:rFonts w:ascii="Times New Roman" w:hAnsi="Times New Roman" w:cs="Times New Roman"/>
          <w:lang w:val="en-US"/>
          <w:rPrChange w:id="277" w:author="Gerardo Lopez" w:date="2016-05-16T13:24:00Z">
            <w:rPr>
              <w:rFonts w:ascii="Times New Roman" w:hAnsi="Times New Roman" w:cs="Times New Roman"/>
            </w:rPr>
          </w:rPrChange>
        </w:rPr>
        <w:t xml:space="preserve">     {</w:t>
      </w:r>
    </w:p>
    <w:p w14:paraId="0B78DF8D" w14:textId="77777777" w:rsidR="00115035" w:rsidRPr="00211848" w:rsidRDefault="00115035" w:rsidP="00115035">
      <w:pPr>
        <w:jc w:val="both"/>
        <w:rPr>
          <w:rFonts w:ascii="Times New Roman" w:hAnsi="Times New Roman" w:cs="Times New Roman"/>
          <w:lang w:val="en-US"/>
          <w:rPrChange w:id="278" w:author="Gerardo Lopez" w:date="2016-05-16T13:24:00Z">
            <w:rPr>
              <w:rFonts w:ascii="Times New Roman" w:hAnsi="Times New Roman" w:cs="Times New Roman"/>
            </w:rPr>
          </w:rPrChange>
        </w:rPr>
      </w:pPr>
      <w:r w:rsidRPr="00211848">
        <w:rPr>
          <w:rFonts w:ascii="Times New Roman" w:hAnsi="Times New Roman" w:cs="Times New Roman"/>
          <w:lang w:val="en-US"/>
          <w:rPrChange w:id="279" w:author="Gerardo Lopez" w:date="2016-05-16T13:24:00Z">
            <w:rPr>
              <w:rFonts w:ascii="Times New Roman" w:hAnsi="Times New Roman" w:cs="Times New Roman"/>
            </w:rPr>
          </w:rPrChange>
        </w:rPr>
        <w:t xml:space="preserve">      </w:t>
      </w:r>
      <w:proofErr w:type="gramStart"/>
      <w:r w:rsidRPr="00211848">
        <w:rPr>
          <w:rFonts w:ascii="Times New Roman" w:hAnsi="Times New Roman" w:cs="Times New Roman"/>
          <w:lang w:val="en-US"/>
          <w:rPrChange w:id="280" w:author="Gerardo Lopez" w:date="2016-05-16T13:24:00Z">
            <w:rPr>
              <w:rFonts w:ascii="Times New Roman" w:hAnsi="Times New Roman" w:cs="Times New Roman"/>
            </w:rPr>
          </w:rPrChange>
        </w:rPr>
        <w:t>actual=</w:t>
      </w:r>
      <w:proofErr w:type="gramEnd"/>
      <w:r w:rsidRPr="00211848">
        <w:rPr>
          <w:rFonts w:ascii="Times New Roman" w:hAnsi="Times New Roman" w:cs="Times New Roman"/>
          <w:lang w:val="en-US"/>
          <w:rPrChange w:id="281" w:author="Gerardo Lopez" w:date="2016-05-16T13:24:00Z">
            <w:rPr>
              <w:rFonts w:ascii="Times New Roman" w:hAnsi="Times New Roman" w:cs="Times New Roman"/>
            </w:rPr>
          </w:rPrChange>
        </w:rPr>
        <w:t>3;</w:t>
      </w:r>
    </w:p>
    <w:p w14:paraId="3724EE2E" w14:textId="77777777" w:rsidR="00115035" w:rsidRPr="00211848" w:rsidRDefault="00115035" w:rsidP="00115035">
      <w:pPr>
        <w:jc w:val="both"/>
        <w:rPr>
          <w:rFonts w:ascii="Times New Roman" w:hAnsi="Times New Roman" w:cs="Times New Roman"/>
          <w:lang w:val="en-US"/>
          <w:rPrChange w:id="282" w:author="Gerardo Lopez" w:date="2016-05-16T13:24:00Z">
            <w:rPr>
              <w:rFonts w:ascii="Times New Roman" w:hAnsi="Times New Roman" w:cs="Times New Roman"/>
            </w:rPr>
          </w:rPrChange>
        </w:rPr>
      </w:pPr>
      <w:r w:rsidRPr="00211848">
        <w:rPr>
          <w:rFonts w:ascii="Times New Roman" w:hAnsi="Times New Roman" w:cs="Times New Roman"/>
          <w:lang w:val="en-US"/>
          <w:rPrChange w:id="283" w:author="Gerardo Lopez" w:date="2016-05-16T13:24:00Z">
            <w:rPr>
              <w:rFonts w:ascii="Times New Roman" w:hAnsi="Times New Roman" w:cs="Times New Roman"/>
            </w:rPr>
          </w:rPrChange>
        </w:rPr>
        <w:t xml:space="preserve">     }</w:t>
      </w:r>
    </w:p>
    <w:p w14:paraId="1ED218E7" w14:textId="77777777" w:rsidR="00115035" w:rsidRPr="00211848" w:rsidRDefault="00115035" w:rsidP="00115035">
      <w:pPr>
        <w:jc w:val="both"/>
        <w:rPr>
          <w:rFonts w:ascii="Times New Roman" w:hAnsi="Times New Roman" w:cs="Times New Roman"/>
          <w:lang w:val="en-US"/>
          <w:rPrChange w:id="284" w:author="Gerardo Lopez" w:date="2016-05-16T13:24:00Z">
            <w:rPr>
              <w:rFonts w:ascii="Times New Roman" w:hAnsi="Times New Roman" w:cs="Times New Roman"/>
            </w:rPr>
          </w:rPrChange>
        </w:rPr>
      </w:pPr>
      <w:r w:rsidRPr="00211848">
        <w:rPr>
          <w:rFonts w:ascii="Times New Roman" w:hAnsi="Times New Roman" w:cs="Times New Roman"/>
          <w:lang w:val="en-US"/>
          <w:rPrChange w:id="285" w:author="Gerardo Lopez" w:date="2016-05-16T13:24:00Z">
            <w:rPr>
              <w:rFonts w:ascii="Times New Roman" w:hAnsi="Times New Roman" w:cs="Times New Roman"/>
            </w:rPr>
          </w:rPrChange>
        </w:rPr>
        <w:t xml:space="preserve">      if((s1==0)&amp;&amp;(s2==0)&amp;&amp;(s3==0)&amp;&amp;(s4==0)&amp;&amp;(s5==1)&amp;&amp;(s6==1)&amp;&amp;(s7==1)&amp;&amp;(s8==0))</w:t>
      </w:r>
    </w:p>
    <w:p w14:paraId="7D12269D" w14:textId="77777777" w:rsidR="00115035" w:rsidRPr="00211848" w:rsidRDefault="00115035" w:rsidP="00115035">
      <w:pPr>
        <w:jc w:val="both"/>
        <w:rPr>
          <w:rFonts w:ascii="Times New Roman" w:hAnsi="Times New Roman" w:cs="Times New Roman"/>
          <w:lang w:val="en-US"/>
          <w:rPrChange w:id="286" w:author="Gerardo Lopez" w:date="2016-05-16T13:24:00Z">
            <w:rPr>
              <w:rFonts w:ascii="Times New Roman" w:hAnsi="Times New Roman" w:cs="Times New Roman"/>
            </w:rPr>
          </w:rPrChange>
        </w:rPr>
      </w:pPr>
      <w:r w:rsidRPr="00211848">
        <w:rPr>
          <w:rFonts w:ascii="Times New Roman" w:hAnsi="Times New Roman" w:cs="Times New Roman"/>
          <w:lang w:val="en-US"/>
          <w:rPrChange w:id="287" w:author="Gerardo Lopez" w:date="2016-05-16T13:24:00Z">
            <w:rPr>
              <w:rFonts w:ascii="Times New Roman" w:hAnsi="Times New Roman" w:cs="Times New Roman"/>
            </w:rPr>
          </w:rPrChange>
        </w:rPr>
        <w:t xml:space="preserve">     {</w:t>
      </w:r>
    </w:p>
    <w:p w14:paraId="3C6046ED" w14:textId="77777777" w:rsidR="00115035" w:rsidRPr="00211848" w:rsidRDefault="00115035" w:rsidP="00115035">
      <w:pPr>
        <w:jc w:val="both"/>
        <w:rPr>
          <w:rFonts w:ascii="Times New Roman" w:hAnsi="Times New Roman" w:cs="Times New Roman"/>
          <w:lang w:val="en-US"/>
          <w:rPrChange w:id="288" w:author="Gerardo Lopez" w:date="2016-05-16T13:24:00Z">
            <w:rPr>
              <w:rFonts w:ascii="Times New Roman" w:hAnsi="Times New Roman" w:cs="Times New Roman"/>
            </w:rPr>
          </w:rPrChange>
        </w:rPr>
      </w:pPr>
      <w:r w:rsidRPr="00211848">
        <w:rPr>
          <w:rFonts w:ascii="Times New Roman" w:hAnsi="Times New Roman" w:cs="Times New Roman"/>
          <w:lang w:val="en-US"/>
          <w:rPrChange w:id="289" w:author="Gerardo Lopez" w:date="2016-05-16T13:24:00Z">
            <w:rPr>
              <w:rFonts w:ascii="Times New Roman" w:hAnsi="Times New Roman" w:cs="Times New Roman"/>
            </w:rPr>
          </w:rPrChange>
        </w:rPr>
        <w:t xml:space="preserve">      </w:t>
      </w:r>
      <w:proofErr w:type="gramStart"/>
      <w:r w:rsidRPr="00211848">
        <w:rPr>
          <w:rFonts w:ascii="Times New Roman" w:hAnsi="Times New Roman" w:cs="Times New Roman"/>
          <w:lang w:val="en-US"/>
          <w:rPrChange w:id="290" w:author="Gerardo Lopez" w:date="2016-05-16T13:24:00Z">
            <w:rPr>
              <w:rFonts w:ascii="Times New Roman" w:hAnsi="Times New Roman" w:cs="Times New Roman"/>
            </w:rPr>
          </w:rPrChange>
        </w:rPr>
        <w:t>actual=</w:t>
      </w:r>
      <w:proofErr w:type="gramEnd"/>
      <w:r w:rsidRPr="00211848">
        <w:rPr>
          <w:rFonts w:ascii="Times New Roman" w:hAnsi="Times New Roman" w:cs="Times New Roman"/>
          <w:lang w:val="en-US"/>
          <w:rPrChange w:id="291" w:author="Gerardo Lopez" w:date="2016-05-16T13:24:00Z">
            <w:rPr>
              <w:rFonts w:ascii="Times New Roman" w:hAnsi="Times New Roman" w:cs="Times New Roman"/>
            </w:rPr>
          </w:rPrChange>
        </w:rPr>
        <w:t>4;</w:t>
      </w:r>
    </w:p>
    <w:p w14:paraId="548DCF88" w14:textId="77777777" w:rsidR="00115035" w:rsidRPr="00211848" w:rsidRDefault="00115035" w:rsidP="00115035">
      <w:pPr>
        <w:jc w:val="both"/>
        <w:rPr>
          <w:rFonts w:ascii="Times New Roman" w:hAnsi="Times New Roman" w:cs="Times New Roman"/>
          <w:lang w:val="en-US"/>
          <w:rPrChange w:id="292" w:author="Gerardo Lopez" w:date="2016-05-16T13:24:00Z">
            <w:rPr>
              <w:rFonts w:ascii="Times New Roman" w:hAnsi="Times New Roman" w:cs="Times New Roman"/>
            </w:rPr>
          </w:rPrChange>
        </w:rPr>
      </w:pPr>
      <w:r w:rsidRPr="00211848">
        <w:rPr>
          <w:rFonts w:ascii="Times New Roman" w:hAnsi="Times New Roman" w:cs="Times New Roman"/>
          <w:lang w:val="en-US"/>
          <w:rPrChange w:id="293" w:author="Gerardo Lopez" w:date="2016-05-16T13:24:00Z">
            <w:rPr>
              <w:rFonts w:ascii="Times New Roman" w:hAnsi="Times New Roman" w:cs="Times New Roman"/>
            </w:rPr>
          </w:rPrChange>
        </w:rPr>
        <w:t xml:space="preserve">     }</w:t>
      </w:r>
    </w:p>
    <w:p w14:paraId="5F5F81A6" w14:textId="33F7D60B" w:rsidR="00115035" w:rsidRPr="00211848" w:rsidRDefault="00115035" w:rsidP="00115035">
      <w:pPr>
        <w:jc w:val="both"/>
        <w:rPr>
          <w:rFonts w:ascii="Times New Roman" w:hAnsi="Times New Roman" w:cs="Times New Roman"/>
          <w:lang w:val="en-US"/>
          <w:rPrChange w:id="294" w:author="Gerardo Lopez" w:date="2016-05-16T13:24:00Z">
            <w:rPr>
              <w:rFonts w:ascii="Times New Roman" w:hAnsi="Times New Roman" w:cs="Times New Roman"/>
            </w:rPr>
          </w:rPrChange>
        </w:rPr>
      </w:pPr>
      <w:r w:rsidRPr="00211848">
        <w:rPr>
          <w:rFonts w:ascii="Times New Roman" w:hAnsi="Times New Roman" w:cs="Times New Roman"/>
          <w:lang w:val="en-US"/>
          <w:rPrChange w:id="295" w:author="Gerardo Lopez" w:date="2016-05-16T13:24:00Z">
            <w:rPr>
              <w:rFonts w:ascii="Times New Roman" w:hAnsi="Times New Roman" w:cs="Times New Roman"/>
            </w:rPr>
          </w:rPrChange>
        </w:rPr>
        <w:t>if((s1==0)&amp;&amp;(s2==0)&amp;&amp;(s3==0)&amp;&amp;(s4==0)&amp;&amp;(s5==0)&amp;&amp;(s6==1)&amp;&amp;(s7==1)&amp;&amp;(s8==1))</w:t>
      </w:r>
    </w:p>
    <w:p w14:paraId="6DFDB710" w14:textId="77777777" w:rsidR="00115035" w:rsidRPr="00211848" w:rsidRDefault="00115035" w:rsidP="00115035">
      <w:pPr>
        <w:jc w:val="both"/>
        <w:rPr>
          <w:rFonts w:ascii="Times New Roman" w:hAnsi="Times New Roman" w:cs="Times New Roman"/>
          <w:lang w:val="en-US"/>
          <w:rPrChange w:id="296" w:author="Gerardo Lopez" w:date="2016-05-16T13:24:00Z">
            <w:rPr>
              <w:rFonts w:ascii="Times New Roman" w:hAnsi="Times New Roman" w:cs="Times New Roman"/>
            </w:rPr>
          </w:rPrChange>
        </w:rPr>
      </w:pPr>
      <w:r w:rsidRPr="00211848">
        <w:rPr>
          <w:rFonts w:ascii="Times New Roman" w:hAnsi="Times New Roman" w:cs="Times New Roman"/>
          <w:lang w:val="en-US"/>
          <w:rPrChange w:id="297" w:author="Gerardo Lopez" w:date="2016-05-16T13:24:00Z">
            <w:rPr>
              <w:rFonts w:ascii="Times New Roman" w:hAnsi="Times New Roman" w:cs="Times New Roman"/>
            </w:rPr>
          </w:rPrChange>
        </w:rPr>
        <w:t xml:space="preserve">     {</w:t>
      </w:r>
    </w:p>
    <w:p w14:paraId="3964C105" w14:textId="77777777" w:rsidR="00115035" w:rsidRPr="00211848" w:rsidRDefault="00115035" w:rsidP="00115035">
      <w:pPr>
        <w:jc w:val="both"/>
        <w:rPr>
          <w:rFonts w:ascii="Times New Roman" w:hAnsi="Times New Roman" w:cs="Times New Roman"/>
          <w:lang w:val="en-US"/>
          <w:rPrChange w:id="298" w:author="Gerardo Lopez" w:date="2016-05-16T13:24:00Z">
            <w:rPr>
              <w:rFonts w:ascii="Times New Roman" w:hAnsi="Times New Roman" w:cs="Times New Roman"/>
            </w:rPr>
          </w:rPrChange>
        </w:rPr>
      </w:pPr>
      <w:r w:rsidRPr="00211848">
        <w:rPr>
          <w:rFonts w:ascii="Times New Roman" w:hAnsi="Times New Roman" w:cs="Times New Roman"/>
          <w:lang w:val="en-US"/>
          <w:rPrChange w:id="299" w:author="Gerardo Lopez" w:date="2016-05-16T13:24:00Z">
            <w:rPr>
              <w:rFonts w:ascii="Times New Roman" w:hAnsi="Times New Roman" w:cs="Times New Roman"/>
            </w:rPr>
          </w:rPrChange>
        </w:rPr>
        <w:t xml:space="preserve">      </w:t>
      </w:r>
      <w:proofErr w:type="gramStart"/>
      <w:r w:rsidRPr="00211848">
        <w:rPr>
          <w:rFonts w:ascii="Times New Roman" w:hAnsi="Times New Roman" w:cs="Times New Roman"/>
          <w:lang w:val="en-US"/>
          <w:rPrChange w:id="300" w:author="Gerardo Lopez" w:date="2016-05-16T13:24:00Z">
            <w:rPr>
              <w:rFonts w:ascii="Times New Roman" w:hAnsi="Times New Roman" w:cs="Times New Roman"/>
            </w:rPr>
          </w:rPrChange>
        </w:rPr>
        <w:t>actual=</w:t>
      </w:r>
      <w:proofErr w:type="gramEnd"/>
      <w:r w:rsidRPr="00211848">
        <w:rPr>
          <w:rFonts w:ascii="Times New Roman" w:hAnsi="Times New Roman" w:cs="Times New Roman"/>
          <w:lang w:val="en-US"/>
          <w:rPrChange w:id="301" w:author="Gerardo Lopez" w:date="2016-05-16T13:24:00Z">
            <w:rPr>
              <w:rFonts w:ascii="Times New Roman" w:hAnsi="Times New Roman" w:cs="Times New Roman"/>
            </w:rPr>
          </w:rPrChange>
        </w:rPr>
        <w:t>5;</w:t>
      </w:r>
    </w:p>
    <w:p w14:paraId="66B28DB3" w14:textId="650284AF" w:rsidR="00115035" w:rsidRPr="00211848" w:rsidRDefault="00115035" w:rsidP="00115035">
      <w:pPr>
        <w:jc w:val="both"/>
        <w:rPr>
          <w:rFonts w:ascii="Times New Roman" w:hAnsi="Times New Roman" w:cs="Times New Roman"/>
          <w:lang w:val="en-US"/>
          <w:rPrChange w:id="302" w:author="Gerardo Lopez" w:date="2016-05-16T13:24:00Z">
            <w:rPr>
              <w:rFonts w:ascii="Times New Roman" w:hAnsi="Times New Roman" w:cs="Times New Roman"/>
            </w:rPr>
          </w:rPrChange>
        </w:rPr>
      </w:pPr>
      <w:r w:rsidRPr="00211848">
        <w:rPr>
          <w:rFonts w:ascii="Times New Roman" w:hAnsi="Times New Roman" w:cs="Times New Roman"/>
          <w:lang w:val="en-US"/>
          <w:rPrChange w:id="303" w:author="Gerardo Lopez" w:date="2016-05-16T13:24:00Z">
            <w:rPr>
              <w:rFonts w:ascii="Times New Roman" w:hAnsi="Times New Roman" w:cs="Times New Roman"/>
            </w:rPr>
          </w:rPrChange>
        </w:rPr>
        <w:lastRenderedPageBreak/>
        <w:t xml:space="preserve">     } if((s1==0)&amp;&amp;(s2==0)&amp;&amp;(s3==0)&amp;&amp;(s4==0)&amp;&amp;(s5==0)&amp;&amp;(s6==1)&amp;&amp;(s7==1)&amp;&amp;(s8==0))</w:t>
      </w:r>
    </w:p>
    <w:p w14:paraId="6AF2FA18" w14:textId="77777777" w:rsidR="00115035" w:rsidRPr="00211848" w:rsidRDefault="00115035" w:rsidP="00115035">
      <w:pPr>
        <w:jc w:val="both"/>
        <w:rPr>
          <w:rFonts w:ascii="Times New Roman" w:hAnsi="Times New Roman" w:cs="Times New Roman"/>
          <w:lang w:val="en-US"/>
          <w:rPrChange w:id="304" w:author="Gerardo Lopez" w:date="2016-05-16T13:24:00Z">
            <w:rPr>
              <w:rFonts w:ascii="Times New Roman" w:hAnsi="Times New Roman" w:cs="Times New Roman"/>
            </w:rPr>
          </w:rPrChange>
        </w:rPr>
      </w:pPr>
      <w:r w:rsidRPr="00211848">
        <w:rPr>
          <w:rFonts w:ascii="Times New Roman" w:hAnsi="Times New Roman" w:cs="Times New Roman"/>
          <w:lang w:val="en-US"/>
          <w:rPrChange w:id="305" w:author="Gerardo Lopez" w:date="2016-05-16T13:24:00Z">
            <w:rPr>
              <w:rFonts w:ascii="Times New Roman" w:hAnsi="Times New Roman" w:cs="Times New Roman"/>
            </w:rPr>
          </w:rPrChange>
        </w:rPr>
        <w:t xml:space="preserve">     {</w:t>
      </w:r>
    </w:p>
    <w:p w14:paraId="06716468" w14:textId="77777777" w:rsidR="00115035" w:rsidRPr="00211848" w:rsidRDefault="00115035" w:rsidP="00115035">
      <w:pPr>
        <w:jc w:val="both"/>
        <w:rPr>
          <w:rFonts w:ascii="Times New Roman" w:hAnsi="Times New Roman" w:cs="Times New Roman"/>
          <w:lang w:val="en-US"/>
          <w:rPrChange w:id="306" w:author="Gerardo Lopez" w:date="2016-05-16T13:24:00Z">
            <w:rPr>
              <w:rFonts w:ascii="Times New Roman" w:hAnsi="Times New Roman" w:cs="Times New Roman"/>
            </w:rPr>
          </w:rPrChange>
        </w:rPr>
      </w:pPr>
      <w:r w:rsidRPr="00211848">
        <w:rPr>
          <w:rFonts w:ascii="Times New Roman" w:hAnsi="Times New Roman" w:cs="Times New Roman"/>
          <w:lang w:val="en-US"/>
          <w:rPrChange w:id="307" w:author="Gerardo Lopez" w:date="2016-05-16T13:24:00Z">
            <w:rPr>
              <w:rFonts w:ascii="Times New Roman" w:hAnsi="Times New Roman" w:cs="Times New Roman"/>
            </w:rPr>
          </w:rPrChange>
        </w:rPr>
        <w:t xml:space="preserve">      </w:t>
      </w:r>
      <w:proofErr w:type="gramStart"/>
      <w:r w:rsidRPr="00211848">
        <w:rPr>
          <w:rFonts w:ascii="Times New Roman" w:hAnsi="Times New Roman" w:cs="Times New Roman"/>
          <w:lang w:val="en-US"/>
          <w:rPrChange w:id="308" w:author="Gerardo Lopez" w:date="2016-05-16T13:24:00Z">
            <w:rPr>
              <w:rFonts w:ascii="Times New Roman" w:hAnsi="Times New Roman" w:cs="Times New Roman"/>
            </w:rPr>
          </w:rPrChange>
        </w:rPr>
        <w:t>actual=</w:t>
      </w:r>
      <w:proofErr w:type="gramEnd"/>
      <w:r w:rsidRPr="00211848">
        <w:rPr>
          <w:rFonts w:ascii="Times New Roman" w:hAnsi="Times New Roman" w:cs="Times New Roman"/>
          <w:lang w:val="en-US"/>
          <w:rPrChange w:id="309" w:author="Gerardo Lopez" w:date="2016-05-16T13:24:00Z">
            <w:rPr>
              <w:rFonts w:ascii="Times New Roman" w:hAnsi="Times New Roman" w:cs="Times New Roman"/>
            </w:rPr>
          </w:rPrChange>
        </w:rPr>
        <w:t>6;</w:t>
      </w:r>
    </w:p>
    <w:p w14:paraId="47259CA8" w14:textId="77777777" w:rsidR="00115035" w:rsidRPr="00211848" w:rsidRDefault="00115035" w:rsidP="00115035">
      <w:pPr>
        <w:jc w:val="both"/>
        <w:rPr>
          <w:rFonts w:ascii="Times New Roman" w:hAnsi="Times New Roman" w:cs="Times New Roman"/>
          <w:lang w:val="en-US"/>
          <w:rPrChange w:id="310" w:author="Gerardo Lopez" w:date="2016-05-16T13:24:00Z">
            <w:rPr>
              <w:rFonts w:ascii="Times New Roman" w:hAnsi="Times New Roman" w:cs="Times New Roman"/>
            </w:rPr>
          </w:rPrChange>
        </w:rPr>
      </w:pPr>
      <w:r w:rsidRPr="00211848">
        <w:rPr>
          <w:rFonts w:ascii="Times New Roman" w:hAnsi="Times New Roman" w:cs="Times New Roman"/>
          <w:lang w:val="en-US"/>
          <w:rPrChange w:id="311" w:author="Gerardo Lopez" w:date="2016-05-16T13:24:00Z">
            <w:rPr>
              <w:rFonts w:ascii="Times New Roman" w:hAnsi="Times New Roman" w:cs="Times New Roman"/>
            </w:rPr>
          </w:rPrChange>
        </w:rPr>
        <w:t xml:space="preserve">     }</w:t>
      </w:r>
    </w:p>
    <w:p w14:paraId="08F7BFB0" w14:textId="77777777" w:rsidR="00115035" w:rsidRPr="00211848" w:rsidRDefault="00115035" w:rsidP="00115035">
      <w:pPr>
        <w:jc w:val="both"/>
        <w:rPr>
          <w:rFonts w:ascii="Times New Roman" w:hAnsi="Times New Roman" w:cs="Times New Roman"/>
          <w:lang w:val="en-US"/>
          <w:rPrChange w:id="312" w:author="Gerardo Lopez" w:date="2016-05-16T13:24:00Z">
            <w:rPr>
              <w:rFonts w:ascii="Times New Roman" w:hAnsi="Times New Roman" w:cs="Times New Roman"/>
            </w:rPr>
          </w:rPrChange>
        </w:rPr>
      </w:pPr>
      <w:r w:rsidRPr="00211848">
        <w:rPr>
          <w:rFonts w:ascii="Times New Roman" w:hAnsi="Times New Roman" w:cs="Times New Roman"/>
          <w:lang w:val="en-US"/>
          <w:rPrChange w:id="313" w:author="Gerardo Lopez" w:date="2016-05-16T13:24:00Z">
            <w:rPr>
              <w:rFonts w:ascii="Times New Roman" w:hAnsi="Times New Roman" w:cs="Times New Roman"/>
            </w:rPr>
          </w:rPrChange>
        </w:rPr>
        <w:t xml:space="preserve">      if((s1==0)&amp;&amp;(s2==0)&amp;&amp;(s3==0)&amp;&amp;(s4==0)&amp;&amp;(s5==0)&amp;&amp;(s6==0)&amp;&amp;(s7==1)&amp;&amp;(s8==1))</w:t>
      </w:r>
    </w:p>
    <w:p w14:paraId="23817092" w14:textId="77777777" w:rsidR="00115035" w:rsidRPr="00211848" w:rsidRDefault="00115035" w:rsidP="00115035">
      <w:pPr>
        <w:jc w:val="both"/>
        <w:rPr>
          <w:rFonts w:ascii="Times New Roman" w:hAnsi="Times New Roman" w:cs="Times New Roman"/>
          <w:lang w:val="en-US"/>
          <w:rPrChange w:id="314" w:author="Gerardo Lopez" w:date="2016-05-16T13:24:00Z">
            <w:rPr>
              <w:rFonts w:ascii="Times New Roman" w:hAnsi="Times New Roman" w:cs="Times New Roman"/>
            </w:rPr>
          </w:rPrChange>
        </w:rPr>
      </w:pPr>
      <w:r w:rsidRPr="00211848">
        <w:rPr>
          <w:rFonts w:ascii="Times New Roman" w:hAnsi="Times New Roman" w:cs="Times New Roman"/>
          <w:lang w:val="en-US"/>
          <w:rPrChange w:id="315" w:author="Gerardo Lopez" w:date="2016-05-16T13:24:00Z">
            <w:rPr>
              <w:rFonts w:ascii="Times New Roman" w:hAnsi="Times New Roman" w:cs="Times New Roman"/>
            </w:rPr>
          </w:rPrChange>
        </w:rPr>
        <w:t xml:space="preserve">     {</w:t>
      </w:r>
    </w:p>
    <w:p w14:paraId="37C85C45" w14:textId="77777777" w:rsidR="00115035" w:rsidRPr="00211848" w:rsidRDefault="00115035" w:rsidP="00115035">
      <w:pPr>
        <w:jc w:val="both"/>
        <w:rPr>
          <w:rFonts w:ascii="Times New Roman" w:hAnsi="Times New Roman" w:cs="Times New Roman"/>
          <w:lang w:val="en-US"/>
          <w:rPrChange w:id="316" w:author="Gerardo Lopez" w:date="2016-05-16T13:24:00Z">
            <w:rPr>
              <w:rFonts w:ascii="Times New Roman" w:hAnsi="Times New Roman" w:cs="Times New Roman"/>
            </w:rPr>
          </w:rPrChange>
        </w:rPr>
      </w:pPr>
      <w:r w:rsidRPr="00211848">
        <w:rPr>
          <w:rFonts w:ascii="Times New Roman" w:hAnsi="Times New Roman" w:cs="Times New Roman"/>
          <w:lang w:val="en-US"/>
          <w:rPrChange w:id="317" w:author="Gerardo Lopez" w:date="2016-05-16T13:24:00Z">
            <w:rPr>
              <w:rFonts w:ascii="Times New Roman" w:hAnsi="Times New Roman" w:cs="Times New Roman"/>
            </w:rPr>
          </w:rPrChange>
        </w:rPr>
        <w:t xml:space="preserve">      </w:t>
      </w:r>
      <w:proofErr w:type="gramStart"/>
      <w:r w:rsidRPr="00211848">
        <w:rPr>
          <w:rFonts w:ascii="Times New Roman" w:hAnsi="Times New Roman" w:cs="Times New Roman"/>
          <w:lang w:val="en-US"/>
          <w:rPrChange w:id="318" w:author="Gerardo Lopez" w:date="2016-05-16T13:24:00Z">
            <w:rPr>
              <w:rFonts w:ascii="Times New Roman" w:hAnsi="Times New Roman" w:cs="Times New Roman"/>
            </w:rPr>
          </w:rPrChange>
        </w:rPr>
        <w:t>actual=</w:t>
      </w:r>
      <w:proofErr w:type="gramEnd"/>
      <w:r w:rsidRPr="00211848">
        <w:rPr>
          <w:rFonts w:ascii="Times New Roman" w:hAnsi="Times New Roman" w:cs="Times New Roman"/>
          <w:lang w:val="en-US"/>
          <w:rPrChange w:id="319" w:author="Gerardo Lopez" w:date="2016-05-16T13:24:00Z">
            <w:rPr>
              <w:rFonts w:ascii="Times New Roman" w:hAnsi="Times New Roman" w:cs="Times New Roman"/>
            </w:rPr>
          </w:rPrChange>
        </w:rPr>
        <w:t>7;</w:t>
      </w:r>
    </w:p>
    <w:p w14:paraId="1C8884A2" w14:textId="77777777" w:rsidR="00115035" w:rsidRPr="00211848" w:rsidRDefault="00115035" w:rsidP="00115035">
      <w:pPr>
        <w:jc w:val="both"/>
        <w:rPr>
          <w:rFonts w:ascii="Times New Roman" w:hAnsi="Times New Roman" w:cs="Times New Roman"/>
          <w:lang w:val="en-US"/>
          <w:rPrChange w:id="320" w:author="Gerardo Lopez" w:date="2016-05-16T13:24:00Z">
            <w:rPr>
              <w:rFonts w:ascii="Times New Roman" w:hAnsi="Times New Roman" w:cs="Times New Roman"/>
            </w:rPr>
          </w:rPrChange>
        </w:rPr>
      </w:pPr>
      <w:r w:rsidRPr="00211848">
        <w:rPr>
          <w:rFonts w:ascii="Times New Roman" w:hAnsi="Times New Roman" w:cs="Times New Roman"/>
          <w:lang w:val="en-US"/>
          <w:rPrChange w:id="321" w:author="Gerardo Lopez" w:date="2016-05-16T13:24:00Z">
            <w:rPr>
              <w:rFonts w:ascii="Times New Roman" w:hAnsi="Times New Roman" w:cs="Times New Roman"/>
            </w:rPr>
          </w:rPrChange>
        </w:rPr>
        <w:t xml:space="preserve">     }</w:t>
      </w:r>
    </w:p>
    <w:p w14:paraId="3C54EBDB" w14:textId="77777777" w:rsidR="00115035" w:rsidRPr="00211848" w:rsidRDefault="00115035" w:rsidP="00115035">
      <w:pPr>
        <w:jc w:val="both"/>
        <w:rPr>
          <w:rFonts w:ascii="Times New Roman" w:hAnsi="Times New Roman" w:cs="Times New Roman"/>
          <w:lang w:val="en-US"/>
          <w:rPrChange w:id="322" w:author="Gerardo Lopez" w:date="2016-05-16T13:24:00Z">
            <w:rPr>
              <w:rFonts w:ascii="Times New Roman" w:hAnsi="Times New Roman" w:cs="Times New Roman"/>
            </w:rPr>
          </w:rPrChange>
        </w:rPr>
      </w:pPr>
      <w:r w:rsidRPr="00211848">
        <w:rPr>
          <w:rFonts w:ascii="Times New Roman" w:hAnsi="Times New Roman" w:cs="Times New Roman"/>
          <w:lang w:val="en-US"/>
          <w:rPrChange w:id="323" w:author="Gerardo Lopez" w:date="2016-05-16T13:24:00Z">
            <w:rPr>
              <w:rFonts w:ascii="Times New Roman" w:hAnsi="Times New Roman" w:cs="Times New Roman"/>
            </w:rPr>
          </w:rPrChange>
        </w:rPr>
        <w:t xml:space="preserve">      if((s1==0)&amp;&amp;(s2==0)&amp;&amp;(s3==0)&amp;&amp;(s4==0)&amp;&amp;(s5==0)&amp;&amp;(s6==0)&amp;&amp;(s7==0)&amp;&amp;(s8==1))</w:t>
      </w:r>
    </w:p>
    <w:p w14:paraId="20E90275" w14:textId="77777777" w:rsidR="00115035" w:rsidRPr="00211848" w:rsidRDefault="00115035" w:rsidP="00115035">
      <w:pPr>
        <w:jc w:val="both"/>
        <w:rPr>
          <w:rFonts w:ascii="Times New Roman" w:hAnsi="Times New Roman" w:cs="Times New Roman"/>
          <w:lang w:val="en-US"/>
          <w:rPrChange w:id="324" w:author="Gerardo Lopez" w:date="2016-05-16T13:24:00Z">
            <w:rPr>
              <w:rFonts w:ascii="Times New Roman" w:hAnsi="Times New Roman" w:cs="Times New Roman"/>
            </w:rPr>
          </w:rPrChange>
        </w:rPr>
      </w:pPr>
      <w:r w:rsidRPr="00211848">
        <w:rPr>
          <w:rFonts w:ascii="Times New Roman" w:hAnsi="Times New Roman" w:cs="Times New Roman"/>
          <w:lang w:val="en-US"/>
          <w:rPrChange w:id="325" w:author="Gerardo Lopez" w:date="2016-05-16T13:24:00Z">
            <w:rPr>
              <w:rFonts w:ascii="Times New Roman" w:hAnsi="Times New Roman" w:cs="Times New Roman"/>
            </w:rPr>
          </w:rPrChange>
        </w:rPr>
        <w:t xml:space="preserve">     {</w:t>
      </w:r>
    </w:p>
    <w:p w14:paraId="26100A70" w14:textId="77777777" w:rsidR="00115035" w:rsidRPr="00211848" w:rsidRDefault="00115035" w:rsidP="00115035">
      <w:pPr>
        <w:jc w:val="both"/>
        <w:rPr>
          <w:rFonts w:ascii="Times New Roman" w:hAnsi="Times New Roman" w:cs="Times New Roman"/>
          <w:lang w:val="en-US"/>
          <w:rPrChange w:id="326" w:author="Gerardo Lopez" w:date="2016-05-16T13:24:00Z">
            <w:rPr>
              <w:rFonts w:ascii="Times New Roman" w:hAnsi="Times New Roman" w:cs="Times New Roman"/>
            </w:rPr>
          </w:rPrChange>
        </w:rPr>
      </w:pPr>
      <w:r w:rsidRPr="00211848">
        <w:rPr>
          <w:rFonts w:ascii="Times New Roman" w:hAnsi="Times New Roman" w:cs="Times New Roman"/>
          <w:lang w:val="en-US"/>
          <w:rPrChange w:id="327" w:author="Gerardo Lopez" w:date="2016-05-16T13:24:00Z">
            <w:rPr>
              <w:rFonts w:ascii="Times New Roman" w:hAnsi="Times New Roman" w:cs="Times New Roman"/>
            </w:rPr>
          </w:rPrChange>
        </w:rPr>
        <w:t xml:space="preserve">      </w:t>
      </w:r>
      <w:proofErr w:type="gramStart"/>
      <w:r w:rsidRPr="00211848">
        <w:rPr>
          <w:rFonts w:ascii="Times New Roman" w:hAnsi="Times New Roman" w:cs="Times New Roman"/>
          <w:lang w:val="en-US"/>
          <w:rPrChange w:id="328" w:author="Gerardo Lopez" w:date="2016-05-16T13:24:00Z">
            <w:rPr>
              <w:rFonts w:ascii="Times New Roman" w:hAnsi="Times New Roman" w:cs="Times New Roman"/>
            </w:rPr>
          </w:rPrChange>
        </w:rPr>
        <w:t>actual=</w:t>
      </w:r>
      <w:proofErr w:type="gramEnd"/>
      <w:r w:rsidRPr="00211848">
        <w:rPr>
          <w:rFonts w:ascii="Times New Roman" w:hAnsi="Times New Roman" w:cs="Times New Roman"/>
          <w:lang w:val="en-US"/>
          <w:rPrChange w:id="329" w:author="Gerardo Lopez" w:date="2016-05-16T13:24:00Z">
            <w:rPr>
              <w:rFonts w:ascii="Times New Roman" w:hAnsi="Times New Roman" w:cs="Times New Roman"/>
            </w:rPr>
          </w:rPrChange>
        </w:rPr>
        <w:t>8;</w:t>
      </w:r>
    </w:p>
    <w:p w14:paraId="506D2C8C" w14:textId="77777777" w:rsidR="00115035" w:rsidRPr="00211848" w:rsidRDefault="00115035" w:rsidP="00115035">
      <w:pPr>
        <w:jc w:val="both"/>
        <w:rPr>
          <w:rFonts w:ascii="Times New Roman" w:hAnsi="Times New Roman" w:cs="Times New Roman"/>
          <w:lang w:val="en-US"/>
          <w:rPrChange w:id="330" w:author="Gerardo Lopez" w:date="2016-05-16T13:24:00Z">
            <w:rPr>
              <w:rFonts w:ascii="Times New Roman" w:hAnsi="Times New Roman" w:cs="Times New Roman"/>
            </w:rPr>
          </w:rPrChange>
        </w:rPr>
      </w:pPr>
      <w:r w:rsidRPr="00211848">
        <w:rPr>
          <w:rFonts w:ascii="Times New Roman" w:hAnsi="Times New Roman" w:cs="Times New Roman"/>
          <w:lang w:val="en-US"/>
          <w:rPrChange w:id="331" w:author="Gerardo Lopez" w:date="2016-05-16T13:24:00Z">
            <w:rPr>
              <w:rFonts w:ascii="Times New Roman" w:hAnsi="Times New Roman" w:cs="Times New Roman"/>
            </w:rPr>
          </w:rPrChange>
        </w:rPr>
        <w:t xml:space="preserve">     }</w:t>
      </w:r>
    </w:p>
    <w:p w14:paraId="0752EA1A" w14:textId="77777777" w:rsidR="00115035" w:rsidRPr="00211848" w:rsidRDefault="00115035" w:rsidP="00115035">
      <w:pPr>
        <w:jc w:val="both"/>
        <w:rPr>
          <w:rFonts w:ascii="Times New Roman" w:hAnsi="Times New Roman" w:cs="Times New Roman"/>
          <w:lang w:val="en-US"/>
          <w:rPrChange w:id="332" w:author="Gerardo Lopez" w:date="2016-05-16T13:24:00Z">
            <w:rPr>
              <w:rFonts w:ascii="Times New Roman" w:hAnsi="Times New Roman" w:cs="Times New Roman"/>
            </w:rPr>
          </w:rPrChange>
        </w:rPr>
      </w:pPr>
      <w:r w:rsidRPr="00211848">
        <w:rPr>
          <w:rFonts w:ascii="Times New Roman" w:hAnsi="Times New Roman" w:cs="Times New Roman"/>
          <w:lang w:val="en-US"/>
          <w:rPrChange w:id="333" w:author="Gerardo Lopez" w:date="2016-05-16T13:24:00Z">
            <w:rPr>
              <w:rFonts w:ascii="Times New Roman" w:hAnsi="Times New Roman" w:cs="Times New Roman"/>
            </w:rPr>
          </w:rPrChange>
        </w:rPr>
        <w:t xml:space="preserve">      if((s1==0)&amp;&amp;(s2==0)&amp;&amp;(s3==0)&amp;&amp;(s4==0)&amp;&amp;(s5==0)&amp;&amp;(s6==0)&amp;&amp;(s7==0)&amp;&amp;(s8==0))</w:t>
      </w:r>
    </w:p>
    <w:p w14:paraId="12EBA8DC" w14:textId="77777777" w:rsidR="00115035" w:rsidRPr="00211848" w:rsidRDefault="00115035" w:rsidP="00115035">
      <w:pPr>
        <w:jc w:val="both"/>
        <w:rPr>
          <w:rFonts w:ascii="Times New Roman" w:hAnsi="Times New Roman" w:cs="Times New Roman"/>
          <w:lang w:val="en-US"/>
          <w:rPrChange w:id="334" w:author="Gerardo Lopez" w:date="2016-05-16T13:24:00Z">
            <w:rPr>
              <w:rFonts w:ascii="Times New Roman" w:hAnsi="Times New Roman" w:cs="Times New Roman"/>
            </w:rPr>
          </w:rPrChange>
        </w:rPr>
      </w:pPr>
      <w:r w:rsidRPr="00211848">
        <w:rPr>
          <w:rFonts w:ascii="Times New Roman" w:hAnsi="Times New Roman" w:cs="Times New Roman"/>
          <w:lang w:val="en-US"/>
          <w:rPrChange w:id="335" w:author="Gerardo Lopez" w:date="2016-05-16T13:24:00Z">
            <w:rPr>
              <w:rFonts w:ascii="Times New Roman" w:hAnsi="Times New Roman" w:cs="Times New Roman"/>
            </w:rPr>
          </w:rPrChange>
        </w:rPr>
        <w:t xml:space="preserve">     {</w:t>
      </w:r>
    </w:p>
    <w:p w14:paraId="75B9C959" w14:textId="77777777" w:rsidR="00115035" w:rsidRPr="00211848" w:rsidRDefault="00115035" w:rsidP="00115035">
      <w:pPr>
        <w:jc w:val="both"/>
        <w:rPr>
          <w:rFonts w:ascii="Times New Roman" w:hAnsi="Times New Roman" w:cs="Times New Roman"/>
          <w:lang w:val="en-US"/>
          <w:rPrChange w:id="336" w:author="Gerardo Lopez" w:date="2016-05-16T13:24:00Z">
            <w:rPr>
              <w:rFonts w:ascii="Times New Roman" w:hAnsi="Times New Roman" w:cs="Times New Roman"/>
            </w:rPr>
          </w:rPrChange>
        </w:rPr>
      </w:pPr>
      <w:r w:rsidRPr="00211848">
        <w:rPr>
          <w:rFonts w:ascii="Times New Roman" w:hAnsi="Times New Roman" w:cs="Times New Roman"/>
          <w:lang w:val="en-US"/>
          <w:rPrChange w:id="337" w:author="Gerardo Lopez" w:date="2016-05-16T13:24:00Z">
            <w:rPr>
              <w:rFonts w:ascii="Times New Roman" w:hAnsi="Times New Roman" w:cs="Times New Roman"/>
            </w:rPr>
          </w:rPrChange>
        </w:rPr>
        <w:t xml:space="preserve">      </w:t>
      </w:r>
      <w:proofErr w:type="gramStart"/>
      <w:r w:rsidRPr="00211848">
        <w:rPr>
          <w:rFonts w:ascii="Times New Roman" w:hAnsi="Times New Roman" w:cs="Times New Roman"/>
          <w:lang w:val="en-US"/>
          <w:rPrChange w:id="338" w:author="Gerardo Lopez" w:date="2016-05-16T13:24:00Z">
            <w:rPr>
              <w:rFonts w:ascii="Times New Roman" w:hAnsi="Times New Roman" w:cs="Times New Roman"/>
            </w:rPr>
          </w:rPrChange>
        </w:rPr>
        <w:t>if(</w:t>
      </w:r>
      <w:proofErr w:type="gramEnd"/>
      <w:r w:rsidRPr="00211848">
        <w:rPr>
          <w:rFonts w:ascii="Times New Roman" w:hAnsi="Times New Roman" w:cs="Times New Roman"/>
          <w:lang w:val="en-US"/>
          <w:rPrChange w:id="339" w:author="Gerardo Lopez" w:date="2016-05-16T13:24:00Z">
            <w:rPr>
              <w:rFonts w:ascii="Times New Roman" w:hAnsi="Times New Roman" w:cs="Times New Roman"/>
            </w:rPr>
          </w:rPrChange>
        </w:rPr>
        <w:t>actual&gt;8)</w:t>
      </w:r>
    </w:p>
    <w:p w14:paraId="736E5BD5" w14:textId="77777777" w:rsidR="00115035" w:rsidRPr="00211848" w:rsidRDefault="00115035" w:rsidP="00115035">
      <w:pPr>
        <w:jc w:val="both"/>
        <w:rPr>
          <w:rFonts w:ascii="Times New Roman" w:hAnsi="Times New Roman" w:cs="Times New Roman"/>
          <w:lang w:val="en-US"/>
          <w:rPrChange w:id="340" w:author="Gerardo Lopez" w:date="2016-05-16T13:24:00Z">
            <w:rPr>
              <w:rFonts w:ascii="Times New Roman" w:hAnsi="Times New Roman" w:cs="Times New Roman"/>
            </w:rPr>
          </w:rPrChange>
        </w:rPr>
      </w:pPr>
      <w:r w:rsidRPr="00211848">
        <w:rPr>
          <w:rFonts w:ascii="Times New Roman" w:hAnsi="Times New Roman" w:cs="Times New Roman"/>
          <w:lang w:val="en-US"/>
          <w:rPrChange w:id="341" w:author="Gerardo Lopez" w:date="2016-05-16T13:24:00Z">
            <w:rPr>
              <w:rFonts w:ascii="Times New Roman" w:hAnsi="Times New Roman" w:cs="Times New Roman"/>
            </w:rPr>
          </w:rPrChange>
        </w:rPr>
        <w:t xml:space="preserve">     {</w:t>
      </w:r>
    </w:p>
    <w:p w14:paraId="6BC5E7FF" w14:textId="77777777" w:rsidR="00115035" w:rsidRPr="00211848" w:rsidRDefault="00115035" w:rsidP="00115035">
      <w:pPr>
        <w:jc w:val="both"/>
        <w:rPr>
          <w:rFonts w:ascii="Times New Roman" w:hAnsi="Times New Roman" w:cs="Times New Roman"/>
          <w:lang w:val="en-US"/>
          <w:rPrChange w:id="342" w:author="Gerardo Lopez" w:date="2016-05-16T13:24:00Z">
            <w:rPr>
              <w:rFonts w:ascii="Times New Roman" w:hAnsi="Times New Roman" w:cs="Times New Roman"/>
            </w:rPr>
          </w:rPrChange>
        </w:rPr>
      </w:pPr>
      <w:r w:rsidRPr="00211848">
        <w:rPr>
          <w:rFonts w:ascii="Times New Roman" w:hAnsi="Times New Roman" w:cs="Times New Roman"/>
          <w:lang w:val="en-US"/>
          <w:rPrChange w:id="343" w:author="Gerardo Lopez" w:date="2016-05-16T13:24:00Z">
            <w:rPr>
              <w:rFonts w:ascii="Times New Roman" w:hAnsi="Times New Roman" w:cs="Times New Roman"/>
            </w:rPr>
          </w:rPrChange>
        </w:rPr>
        <w:t xml:space="preserve">     </w:t>
      </w:r>
      <w:proofErr w:type="gramStart"/>
      <w:r w:rsidRPr="00211848">
        <w:rPr>
          <w:rFonts w:ascii="Times New Roman" w:hAnsi="Times New Roman" w:cs="Times New Roman"/>
          <w:lang w:val="en-US"/>
          <w:rPrChange w:id="344" w:author="Gerardo Lopez" w:date="2016-05-16T13:24:00Z">
            <w:rPr>
              <w:rFonts w:ascii="Times New Roman" w:hAnsi="Times New Roman" w:cs="Times New Roman"/>
            </w:rPr>
          </w:rPrChange>
        </w:rPr>
        <w:t>actual=</w:t>
      </w:r>
      <w:proofErr w:type="gramEnd"/>
      <w:r w:rsidRPr="00211848">
        <w:rPr>
          <w:rFonts w:ascii="Times New Roman" w:hAnsi="Times New Roman" w:cs="Times New Roman"/>
          <w:lang w:val="en-US"/>
          <w:rPrChange w:id="345" w:author="Gerardo Lopez" w:date="2016-05-16T13:24:00Z">
            <w:rPr>
              <w:rFonts w:ascii="Times New Roman" w:hAnsi="Times New Roman" w:cs="Times New Roman"/>
            </w:rPr>
          </w:rPrChange>
        </w:rPr>
        <w:t>9;</w:t>
      </w:r>
    </w:p>
    <w:p w14:paraId="226217F3" w14:textId="77777777" w:rsidR="00115035" w:rsidRPr="00211848" w:rsidRDefault="00115035" w:rsidP="00115035">
      <w:pPr>
        <w:jc w:val="both"/>
        <w:rPr>
          <w:rFonts w:ascii="Times New Roman" w:hAnsi="Times New Roman" w:cs="Times New Roman"/>
          <w:lang w:val="en-US"/>
          <w:rPrChange w:id="346" w:author="Gerardo Lopez" w:date="2016-05-16T13:24:00Z">
            <w:rPr>
              <w:rFonts w:ascii="Times New Roman" w:hAnsi="Times New Roman" w:cs="Times New Roman"/>
            </w:rPr>
          </w:rPrChange>
        </w:rPr>
      </w:pPr>
      <w:r w:rsidRPr="00211848">
        <w:rPr>
          <w:rFonts w:ascii="Times New Roman" w:hAnsi="Times New Roman" w:cs="Times New Roman"/>
          <w:lang w:val="en-US"/>
          <w:rPrChange w:id="347" w:author="Gerardo Lopez" w:date="2016-05-16T13:24:00Z">
            <w:rPr>
              <w:rFonts w:ascii="Times New Roman" w:hAnsi="Times New Roman" w:cs="Times New Roman"/>
            </w:rPr>
          </w:rPrChange>
        </w:rPr>
        <w:t xml:space="preserve">     }</w:t>
      </w:r>
    </w:p>
    <w:p w14:paraId="283D97ED" w14:textId="77777777" w:rsidR="00115035" w:rsidRPr="00211848" w:rsidRDefault="00115035" w:rsidP="00115035">
      <w:pPr>
        <w:jc w:val="both"/>
        <w:rPr>
          <w:rFonts w:ascii="Times New Roman" w:hAnsi="Times New Roman" w:cs="Times New Roman"/>
          <w:lang w:val="en-US"/>
          <w:rPrChange w:id="348" w:author="Gerardo Lopez" w:date="2016-05-16T13:24:00Z">
            <w:rPr>
              <w:rFonts w:ascii="Times New Roman" w:hAnsi="Times New Roman" w:cs="Times New Roman"/>
            </w:rPr>
          </w:rPrChange>
        </w:rPr>
      </w:pPr>
      <w:r w:rsidRPr="00211848">
        <w:rPr>
          <w:rFonts w:ascii="Times New Roman" w:hAnsi="Times New Roman" w:cs="Times New Roman"/>
          <w:lang w:val="en-US"/>
          <w:rPrChange w:id="349" w:author="Gerardo Lopez" w:date="2016-05-16T13:24:00Z">
            <w:rPr>
              <w:rFonts w:ascii="Times New Roman" w:hAnsi="Times New Roman" w:cs="Times New Roman"/>
            </w:rPr>
          </w:rPrChange>
        </w:rPr>
        <w:t xml:space="preserve">     }</w:t>
      </w:r>
    </w:p>
    <w:p w14:paraId="5DFA1FFC" w14:textId="45DB239C" w:rsidR="00115035" w:rsidRPr="00211848" w:rsidRDefault="00115035" w:rsidP="00115035">
      <w:pPr>
        <w:jc w:val="both"/>
        <w:rPr>
          <w:rFonts w:ascii="Times New Roman" w:hAnsi="Times New Roman" w:cs="Times New Roman"/>
          <w:lang w:val="en-US"/>
          <w:rPrChange w:id="350" w:author="Gerardo Lopez" w:date="2016-05-16T13:24:00Z">
            <w:rPr>
              <w:rFonts w:ascii="Times New Roman" w:hAnsi="Times New Roman" w:cs="Times New Roman"/>
            </w:rPr>
          </w:rPrChange>
        </w:rPr>
      </w:pPr>
      <w:r w:rsidRPr="00211848">
        <w:rPr>
          <w:rFonts w:ascii="Times New Roman" w:hAnsi="Times New Roman" w:cs="Times New Roman"/>
          <w:lang w:val="en-US"/>
          <w:rPrChange w:id="351" w:author="Gerardo Lopez" w:date="2016-05-16T13:24:00Z">
            <w:rPr>
              <w:rFonts w:ascii="Times New Roman" w:hAnsi="Times New Roman" w:cs="Times New Roman"/>
            </w:rPr>
          </w:rPrChange>
        </w:rPr>
        <w:t>if((s1==0)&amp;&amp;(s2==0)&amp;&amp;(s3==0)&amp;&amp;(s4==0)&amp;&amp;(s5==0)&amp;&amp;(s6==0)&amp;&amp;(s7==0)&amp;&amp;(s8==0))</w:t>
      </w:r>
    </w:p>
    <w:p w14:paraId="5FA9EBEC" w14:textId="77777777" w:rsidR="00115035" w:rsidRPr="00115035" w:rsidRDefault="00115035" w:rsidP="00115035">
      <w:pPr>
        <w:jc w:val="both"/>
        <w:rPr>
          <w:rFonts w:ascii="Times New Roman" w:hAnsi="Times New Roman" w:cs="Times New Roman"/>
        </w:rPr>
      </w:pPr>
      <w:r w:rsidRPr="00211848">
        <w:rPr>
          <w:rFonts w:ascii="Times New Roman" w:hAnsi="Times New Roman" w:cs="Times New Roman"/>
          <w:lang w:val="en-US"/>
          <w:rPrChange w:id="352" w:author="Gerardo Lopez" w:date="2016-05-16T13:24:00Z">
            <w:rPr>
              <w:rFonts w:ascii="Times New Roman" w:hAnsi="Times New Roman" w:cs="Times New Roman"/>
            </w:rPr>
          </w:rPrChange>
        </w:rPr>
        <w:t xml:space="preserve">     </w:t>
      </w:r>
      <w:r w:rsidRPr="00115035">
        <w:rPr>
          <w:rFonts w:ascii="Times New Roman" w:hAnsi="Times New Roman" w:cs="Times New Roman"/>
        </w:rPr>
        <w:t>{</w:t>
      </w:r>
    </w:p>
    <w:p w14:paraId="14CCB3B9"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if</w:t>
      </w:r>
      <w:proofErr w:type="spellEnd"/>
      <w:r w:rsidRPr="00115035">
        <w:rPr>
          <w:rFonts w:ascii="Times New Roman" w:hAnsi="Times New Roman" w:cs="Times New Roman"/>
        </w:rPr>
        <w:t>(</w:t>
      </w:r>
      <w:proofErr w:type="gramEnd"/>
      <w:r w:rsidRPr="00115035">
        <w:rPr>
          <w:rFonts w:ascii="Times New Roman" w:hAnsi="Times New Roman" w:cs="Times New Roman"/>
        </w:rPr>
        <w:t>actual&lt;0)</w:t>
      </w:r>
    </w:p>
    <w:p w14:paraId="0C1784C5"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
    <w:p w14:paraId="7D4D34C2"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gramStart"/>
      <w:r w:rsidRPr="00115035">
        <w:rPr>
          <w:rFonts w:ascii="Times New Roman" w:hAnsi="Times New Roman" w:cs="Times New Roman"/>
        </w:rPr>
        <w:t>actual</w:t>
      </w:r>
      <w:proofErr w:type="gramEnd"/>
      <w:r w:rsidRPr="00115035">
        <w:rPr>
          <w:rFonts w:ascii="Times New Roman" w:hAnsi="Times New Roman" w:cs="Times New Roman"/>
        </w:rPr>
        <w:t>=-7;</w:t>
      </w:r>
    </w:p>
    <w:p w14:paraId="15EDE35A"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
    <w:p w14:paraId="0BA7D993" w14:textId="6DCA4571" w:rsidR="00115035" w:rsidRPr="00115035" w:rsidRDefault="00115035" w:rsidP="00115035">
      <w:pPr>
        <w:jc w:val="both"/>
        <w:rPr>
          <w:rFonts w:ascii="Times New Roman" w:hAnsi="Times New Roman" w:cs="Times New Roman"/>
        </w:rPr>
      </w:pPr>
      <w:r>
        <w:rPr>
          <w:rFonts w:ascii="Times New Roman" w:hAnsi="Times New Roman" w:cs="Times New Roman"/>
        </w:rPr>
        <w:t xml:space="preserve">     }</w:t>
      </w:r>
    </w:p>
    <w:p w14:paraId="41529293" w14:textId="77777777" w:rsidR="00115035" w:rsidRPr="00211848" w:rsidRDefault="00115035" w:rsidP="00115035">
      <w:pPr>
        <w:jc w:val="both"/>
        <w:rPr>
          <w:rFonts w:ascii="Times New Roman" w:hAnsi="Times New Roman" w:cs="Times New Roman"/>
          <w:lang w:val="en-US"/>
        </w:rPr>
      </w:pPr>
      <w:r w:rsidRPr="00115035">
        <w:rPr>
          <w:rFonts w:ascii="Times New Roman" w:hAnsi="Times New Roman" w:cs="Times New Roman"/>
        </w:rPr>
        <w:t xml:space="preserve">    </w:t>
      </w:r>
      <w:proofErr w:type="gramStart"/>
      <w:r w:rsidRPr="00211848">
        <w:rPr>
          <w:rFonts w:ascii="Times New Roman" w:hAnsi="Times New Roman" w:cs="Times New Roman"/>
          <w:lang w:val="en-US"/>
        </w:rPr>
        <w:t>error</w:t>
      </w:r>
      <w:proofErr w:type="gramEnd"/>
      <w:r w:rsidRPr="00211848">
        <w:rPr>
          <w:rFonts w:ascii="Times New Roman" w:hAnsi="Times New Roman" w:cs="Times New Roman"/>
          <w:lang w:val="en-US"/>
        </w:rPr>
        <w:t xml:space="preserve">= actual - </w:t>
      </w:r>
      <w:proofErr w:type="spellStart"/>
      <w:r w:rsidRPr="00211848">
        <w:rPr>
          <w:rFonts w:ascii="Times New Roman" w:hAnsi="Times New Roman" w:cs="Times New Roman"/>
          <w:lang w:val="en-US"/>
        </w:rPr>
        <w:t>setpoint</w:t>
      </w:r>
      <w:proofErr w:type="spellEnd"/>
      <w:r w:rsidRPr="00211848">
        <w:rPr>
          <w:rFonts w:ascii="Times New Roman" w:hAnsi="Times New Roman" w:cs="Times New Roman"/>
          <w:lang w:val="en-US"/>
        </w:rPr>
        <w:t>;</w:t>
      </w:r>
    </w:p>
    <w:p w14:paraId="17CDF7C2" w14:textId="77777777" w:rsidR="00115035" w:rsidRPr="00211848" w:rsidRDefault="00115035" w:rsidP="00115035">
      <w:pPr>
        <w:jc w:val="both"/>
        <w:rPr>
          <w:rFonts w:ascii="Times New Roman" w:hAnsi="Times New Roman" w:cs="Times New Roman"/>
          <w:lang w:val="en-US"/>
        </w:rPr>
      </w:pPr>
      <w:r w:rsidRPr="00211848">
        <w:rPr>
          <w:rFonts w:ascii="Times New Roman" w:hAnsi="Times New Roman" w:cs="Times New Roman"/>
          <w:lang w:val="en-US"/>
        </w:rPr>
        <w:t xml:space="preserve">    </w:t>
      </w:r>
      <w:proofErr w:type="gramStart"/>
      <w:r w:rsidRPr="00211848">
        <w:rPr>
          <w:rFonts w:ascii="Times New Roman" w:hAnsi="Times New Roman" w:cs="Times New Roman"/>
          <w:lang w:val="en-US"/>
        </w:rPr>
        <w:t>if(</w:t>
      </w:r>
      <w:proofErr w:type="gramEnd"/>
      <w:r w:rsidRPr="00211848">
        <w:rPr>
          <w:rFonts w:ascii="Times New Roman" w:hAnsi="Times New Roman" w:cs="Times New Roman"/>
          <w:lang w:val="en-US"/>
        </w:rPr>
        <w:t>power&lt;150 &amp;&amp; power&gt;-150);</w:t>
      </w:r>
    </w:p>
    <w:p w14:paraId="53A68599" w14:textId="77777777" w:rsidR="00115035" w:rsidRPr="00115035" w:rsidRDefault="00115035" w:rsidP="00115035">
      <w:pPr>
        <w:jc w:val="both"/>
        <w:rPr>
          <w:rFonts w:ascii="Times New Roman" w:hAnsi="Times New Roman" w:cs="Times New Roman"/>
        </w:rPr>
      </w:pPr>
      <w:r w:rsidRPr="00211848">
        <w:rPr>
          <w:rFonts w:ascii="Times New Roman" w:hAnsi="Times New Roman" w:cs="Times New Roman"/>
          <w:lang w:val="en-US"/>
        </w:rPr>
        <w:t xml:space="preserve">      </w:t>
      </w:r>
      <w:proofErr w:type="spellStart"/>
      <w:proofErr w:type="gramStart"/>
      <w:r w:rsidRPr="00115035">
        <w:rPr>
          <w:rFonts w:ascii="Times New Roman" w:hAnsi="Times New Roman" w:cs="Times New Roman"/>
        </w:rPr>
        <w:t>totalError</w:t>
      </w:r>
      <w:proofErr w:type="spellEnd"/>
      <w:proofErr w:type="gramEnd"/>
      <w:r w:rsidRPr="00115035">
        <w:rPr>
          <w:rFonts w:ascii="Times New Roman" w:hAnsi="Times New Roman" w:cs="Times New Roman"/>
        </w:rPr>
        <w:t xml:space="preserve"> += error;</w:t>
      </w:r>
    </w:p>
    <w:p w14:paraId="36601A4C"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 </w:t>
      </w:r>
    </w:p>
    <w:p w14:paraId="1FDD95AD" w14:textId="77777777" w:rsidR="00115035" w:rsidRPr="00211848" w:rsidRDefault="00115035" w:rsidP="00115035">
      <w:pPr>
        <w:jc w:val="both"/>
        <w:rPr>
          <w:rFonts w:ascii="Times New Roman" w:hAnsi="Times New Roman" w:cs="Times New Roman"/>
          <w:lang w:val="en-US"/>
        </w:rPr>
      </w:pPr>
      <w:proofErr w:type="gramStart"/>
      <w:r w:rsidRPr="00211848">
        <w:rPr>
          <w:rFonts w:ascii="Times New Roman" w:hAnsi="Times New Roman" w:cs="Times New Roman"/>
          <w:lang w:val="en-US"/>
        </w:rPr>
        <w:t xml:space="preserve">float  </w:t>
      </w:r>
      <w:proofErr w:type="spellStart"/>
      <w:r w:rsidRPr="00211848">
        <w:rPr>
          <w:rFonts w:ascii="Times New Roman" w:hAnsi="Times New Roman" w:cs="Times New Roman"/>
          <w:lang w:val="en-US"/>
        </w:rPr>
        <w:t>previousError</w:t>
      </w:r>
      <w:proofErr w:type="spellEnd"/>
      <w:proofErr w:type="gramEnd"/>
      <w:r w:rsidRPr="00211848">
        <w:rPr>
          <w:rFonts w:ascii="Times New Roman" w:hAnsi="Times New Roman" w:cs="Times New Roman"/>
          <w:lang w:val="en-US"/>
        </w:rPr>
        <w:t xml:space="preserve"> = error; // save previous error for differential </w:t>
      </w:r>
    </w:p>
    <w:p w14:paraId="7C99EAC6" w14:textId="47AE65DF" w:rsidR="00115035" w:rsidRPr="00211848" w:rsidRDefault="00115035" w:rsidP="00115035">
      <w:pPr>
        <w:jc w:val="both"/>
        <w:rPr>
          <w:rFonts w:ascii="Times New Roman" w:hAnsi="Times New Roman" w:cs="Times New Roman"/>
          <w:lang w:val="en-US"/>
        </w:rPr>
      </w:pPr>
      <w:r w:rsidRPr="00211848">
        <w:rPr>
          <w:rFonts w:ascii="Times New Roman" w:hAnsi="Times New Roman" w:cs="Times New Roman"/>
          <w:lang w:val="en-US"/>
        </w:rPr>
        <w:t xml:space="preserve">  </w:t>
      </w:r>
      <w:proofErr w:type="gramStart"/>
      <w:r w:rsidRPr="00211848">
        <w:rPr>
          <w:rFonts w:ascii="Times New Roman" w:hAnsi="Times New Roman" w:cs="Times New Roman"/>
          <w:lang w:val="en-US"/>
        </w:rPr>
        <w:t>float  power</w:t>
      </w:r>
      <w:proofErr w:type="gramEnd"/>
      <w:r w:rsidRPr="00211848">
        <w:rPr>
          <w:rFonts w:ascii="Times New Roman" w:hAnsi="Times New Roman" w:cs="Times New Roman"/>
          <w:lang w:val="en-US"/>
        </w:rPr>
        <w:t xml:space="preserve"> = (</w:t>
      </w:r>
      <w:proofErr w:type="spellStart"/>
      <w:r w:rsidRPr="00211848">
        <w:rPr>
          <w:rFonts w:ascii="Times New Roman" w:hAnsi="Times New Roman" w:cs="Times New Roman"/>
          <w:lang w:val="en-US"/>
        </w:rPr>
        <w:t>Kp</w:t>
      </w:r>
      <w:proofErr w:type="spellEnd"/>
      <w:r w:rsidRPr="00211848">
        <w:rPr>
          <w:rFonts w:ascii="Times New Roman" w:hAnsi="Times New Roman" w:cs="Times New Roman"/>
          <w:lang w:val="en-US"/>
        </w:rPr>
        <w:t>*error) + (</w:t>
      </w:r>
      <w:proofErr w:type="spellStart"/>
      <w:r w:rsidRPr="00211848">
        <w:rPr>
          <w:rFonts w:ascii="Times New Roman" w:hAnsi="Times New Roman" w:cs="Times New Roman"/>
          <w:lang w:val="en-US"/>
        </w:rPr>
        <w:t>Kd</w:t>
      </w:r>
      <w:proofErr w:type="spellEnd"/>
      <w:r w:rsidRPr="00211848">
        <w:rPr>
          <w:rFonts w:ascii="Times New Roman" w:hAnsi="Times New Roman" w:cs="Times New Roman"/>
          <w:lang w:val="en-US"/>
        </w:rPr>
        <w:t>*(error-</w:t>
      </w:r>
      <w:proofErr w:type="spellStart"/>
      <w:r w:rsidRPr="00211848">
        <w:rPr>
          <w:rFonts w:ascii="Times New Roman" w:hAnsi="Times New Roman" w:cs="Times New Roman"/>
          <w:lang w:val="en-US"/>
        </w:rPr>
        <w:t>previousError</w:t>
      </w:r>
      <w:proofErr w:type="spellEnd"/>
      <w:r w:rsidRPr="00211848">
        <w:rPr>
          <w:rFonts w:ascii="Times New Roman" w:hAnsi="Times New Roman" w:cs="Times New Roman"/>
          <w:lang w:val="en-US"/>
        </w:rPr>
        <w:t>)) + (Ki*</w:t>
      </w:r>
      <w:proofErr w:type="spellStart"/>
      <w:r w:rsidRPr="00211848">
        <w:rPr>
          <w:rFonts w:ascii="Times New Roman" w:hAnsi="Times New Roman" w:cs="Times New Roman"/>
          <w:lang w:val="en-US"/>
        </w:rPr>
        <w:t>totalError</w:t>
      </w:r>
      <w:proofErr w:type="spellEnd"/>
      <w:r w:rsidRPr="00211848">
        <w:rPr>
          <w:rFonts w:ascii="Times New Roman" w:hAnsi="Times New Roman" w:cs="Times New Roman"/>
          <w:lang w:val="en-US"/>
        </w:rPr>
        <w:t>);</w:t>
      </w:r>
    </w:p>
    <w:p w14:paraId="37D0BB18" w14:textId="77777777" w:rsidR="00115035" w:rsidRPr="00211848" w:rsidRDefault="00115035" w:rsidP="00115035">
      <w:pPr>
        <w:jc w:val="both"/>
        <w:rPr>
          <w:rFonts w:ascii="Times New Roman" w:hAnsi="Times New Roman" w:cs="Times New Roman"/>
          <w:lang w:val="en-US"/>
        </w:rPr>
      </w:pPr>
      <w:r w:rsidRPr="00211848">
        <w:rPr>
          <w:rFonts w:ascii="Times New Roman" w:hAnsi="Times New Roman" w:cs="Times New Roman"/>
          <w:lang w:val="en-US"/>
        </w:rPr>
        <w:t xml:space="preserve">    </w:t>
      </w:r>
      <w:proofErr w:type="gramStart"/>
      <w:r w:rsidRPr="00211848">
        <w:rPr>
          <w:rFonts w:ascii="Times New Roman" w:hAnsi="Times New Roman" w:cs="Times New Roman"/>
          <w:lang w:val="en-US"/>
        </w:rPr>
        <w:t>if(</w:t>
      </w:r>
      <w:proofErr w:type="gramEnd"/>
      <w:r w:rsidRPr="00211848">
        <w:rPr>
          <w:rFonts w:ascii="Times New Roman" w:hAnsi="Times New Roman" w:cs="Times New Roman"/>
          <w:lang w:val="en-US"/>
        </w:rPr>
        <w:t xml:space="preserve"> power&gt;150.0 ) { power = 150.0; }</w:t>
      </w:r>
    </w:p>
    <w:p w14:paraId="5DA669A6" w14:textId="77777777" w:rsidR="00115035" w:rsidRPr="00211848" w:rsidRDefault="00115035" w:rsidP="00115035">
      <w:pPr>
        <w:jc w:val="both"/>
        <w:rPr>
          <w:rFonts w:ascii="Times New Roman" w:hAnsi="Times New Roman" w:cs="Times New Roman"/>
          <w:lang w:val="en-US"/>
        </w:rPr>
      </w:pPr>
      <w:r w:rsidRPr="00211848">
        <w:rPr>
          <w:rFonts w:ascii="Times New Roman" w:hAnsi="Times New Roman" w:cs="Times New Roman"/>
          <w:lang w:val="en-US"/>
        </w:rPr>
        <w:t xml:space="preserve">    </w:t>
      </w:r>
      <w:proofErr w:type="gramStart"/>
      <w:r w:rsidRPr="00211848">
        <w:rPr>
          <w:rFonts w:ascii="Times New Roman" w:hAnsi="Times New Roman" w:cs="Times New Roman"/>
          <w:lang w:val="en-US"/>
        </w:rPr>
        <w:t>if(</w:t>
      </w:r>
      <w:proofErr w:type="gramEnd"/>
      <w:r w:rsidRPr="00211848">
        <w:rPr>
          <w:rFonts w:ascii="Times New Roman" w:hAnsi="Times New Roman" w:cs="Times New Roman"/>
          <w:lang w:val="en-US"/>
        </w:rPr>
        <w:t xml:space="preserve"> power&lt;-150.0 ) { power = -150.0; }</w:t>
      </w:r>
    </w:p>
    <w:p w14:paraId="542FEEA7" w14:textId="77777777" w:rsidR="00115035" w:rsidRPr="00211848" w:rsidRDefault="00115035" w:rsidP="00115035">
      <w:pPr>
        <w:jc w:val="both"/>
        <w:rPr>
          <w:rFonts w:ascii="Times New Roman" w:hAnsi="Times New Roman" w:cs="Times New Roman"/>
          <w:lang w:val="en-US"/>
        </w:rPr>
      </w:pPr>
      <w:r w:rsidRPr="00211848">
        <w:rPr>
          <w:rFonts w:ascii="Times New Roman" w:hAnsi="Times New Roman" w:cs="Times New Roman"/>
          <w:lang w:val="en-US"/>
        </w:rPr>
        <w:t xml:space="preserve">// </w:t>
      </w:r>
      <w:proofErr w:type="spellStart"/>
      <w:proofErr w:type="gramStart"/>
      <w:r w:rsidRPr="00211848">
        <w:rPr>
          <w:rFonts w:ascii="Times New Roman" w:hAnsi="Times New Roman" w:cs="Times New Roman"/>
          <w:lang w:val="en-US"/>
        </w:rPr>
        <w:t>Serial.print</w:t>
      </w:r>
      <w:proofErr w:type="spellEnd"/>
      <w:r w:rsidRPr="00211848">
        <w:rPr>
          <w:rFonts w:ascii="Times New Roman" w:hAnsi="Times New Roman" w:cs="Times New Roman"/>
          <w:lang w:val="en-US"/>
        </w:rPr>
        <w:t>(</w:t>
      </w:r>
      <w:proofErr w:type="gramEnd"/>
      <w:r w:rsidRPr="00211848">
        <w:rPr>
          <w:rFonts w:ascii="Times New Roman" w:hAnsi="Times New Roman" w:cs="Times New Roman"/>
          <w:lang w:val="en-US"/>
        </w:rPr>
        <w:t>"out : ");</w:t>
      </w:r>
    </w:p>
    <w:p w14:paraId="27B3B14B" w14:textId="5748050A" w:rsidR="00115035" w:rsidRPr="00211848" w:rsidRDefault="00115035" w:rsidP="00115035">
      <w:pPr>
        <w:jc w:val="both"/>
        <w:rPr>
          <w:rFonts w:ascii="Times New Roman" w:hAnsi="Times New Roman" w:cs="Times New Roman"/>
          <w:lang w:val="en-US"/>
        </w:rPr>
      </w:pPr>
      <w:r w:rsidRPr="00211848">
        <w:rPr>
          <w:rFonts w:ascii="Times New Roman" w:hAnsi="Times New Roman" w:cs="Times New Roman"/>
          <w:lang w:val="en-US"/>
        </w:rPr>
        <w:t xml:space="preserve">// </w:t>
      </w:r>
      <w:proofErr w:type="spellStart"/>
      <w:proofErr w:type="gramStart"/>
      <w:r w:rsidRPr="00211848">
        <w:rPr>
          <w:rFonts w:ascii="Times New Roman" w:hAnsi="Times New Roman" w:cs="Times New Roman"/>
          <w:lang w:val="en-US"/>
        </w:rPr>
        <w:t>Serial.print</w:t>
      </w:r>
      <w:proofErr w:type="spellEnd"/>
      <w:r w:rsidRPr="00211848">
        <w:rPr>
          <w:rFonts w:ascii="Times New Roman" w:hAnsi="Times New Roman" w:cs="Times New Roman"/>
          <w:lang w:val="en-US"/>
        </w:rPr>
        <w:t>(</w:t>
      </w:r>
      <w:proofErr w:type="gramEnd"/>
      <w:r w:rsidRPr="00211848">
        <w:rPr>
          <w:rFonts w:ascii="Times New Roman" w:hAnsi="Times New Roman" w:cs="Times New Roman"/>
          <w:lang w:val="en-US"/>
        </w:rPr>
        <w:t>power);</w:t>
      </w:r>
    </w:p>
    <w:p w14:paraId="33A5594C"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Serial.print</w:t>
      </w:r>
      <w:proofErr w:type="spellEnd"/>
      <w:r w:rsidRPr="00115035">
        <w:rPr>
          <w:rFonts w:ascii="Times New Roman" w:hAnsi="Times New Roman" w:cs="Times New Roman"/>
        </w:rPr>
        <w:t>(</w:t>
      </w:r>
      <w:proofErr w:type="gramEnd"/>
      <w:r w:rsidRPr="00115035">
        <w:rPr>
          <w:rFonts w:ascii="Times New Roman" w:hAnsi="Times New Roman" w:cs="Times New Roman"/>
        </w:rPr>
        <w:t xml:space="preserve">" </w:t>
      </w:r>
      <w:proofErr w:type="spellStart"/>
      <w:r w:rsidRPr="00115035">
        <w:rPr>
          <w:rFonts w:ascii="Times New Roman" w:hAnsi="Times New Roman" w:cs="Times New Roman"/>
        </w:rPr>
        <w:t>ki</w:t>
      </w:r>
      <w:proofErr w:type="spellEnd"/>
      <w:r w:rsidRPr="00115035">
        <w:rPr>
          <w:rFonts w:ascii="Times New Roman" w:hAnsi="Times New Roman" w:cs="Times New Roman"/>
        </w:rPr>
        <w:t xml:space="preserve"> x error : ");</w:t>
      </w:r>
    </w:p>
    <w:p w14:paraId="695F8449"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Serial.print</w:t>
      </w:r>
      <w:proofErr w:type="spellEnd"/>
      <w:r w:rsidRPr="00115035">
        <w:rPr>
          <w:rFonts w:ascii="Times New Roman" w:hAnsi="Times New Roman" w:cs="Times New Roman"/>
        </w:rPr>
        <w:t>(</w:t>
      </w:r>
      <w:proofErr w:type="spellStart"/>
      <w:proofErr w:type="gramEnd"/>
      <w:r w:rsidRPr="00115035">
        <w:rPr>
          <w:rFonts w:ascii="Times New Roman" w:hAnsi="Times New Roman" w:cs="Times New Roman"/>
        </w:rPr>
        <w:t>kp</w:t>
      </w:r>
      <w:proofErr w:type="spellEnd"/>
      <w:r w:rsidRPr="00115035">
        <w:rPr>
          <w:rFonts w:ascii="Times New Roman" w:hAnsi="Times New Roman" w:cs="Times New Roman"/>
        </w:rPr>
        <w:t>*</w:t>
      </w:r>
      <w:proofErr w:type="spellStart"/>
      <w:r w:rsidRPr="00115035">
        <w:rPr>
          <w:rFonts w:ascii="Times New Roman" w:hAnsi="Times New Roman" w:cs="Times New Roman"/>
        </w:rPr>
        <w:t>totalError</w:t>
      </w:r>
      <w:proofErr w:type="spellEnd"/>
      <w:r w:rsidRPr="00115035">
        <w:rPr>
          <w:rFonts w:ascii="Times New Roman" w:hAnsi="Times New Roman" w:cs="Times New Roman"/>
        </w:rPr>
        <w:t>);</w:t>
      </w:r>
    </w:p>
    <w:p w14:paraId="1062CFE5"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Serial.print</w:t>
      </w:r>
      <w:proofErr w:type="spellEnd"/>
      <w:r w:rsidRPr="00115035">
        <w:rPr>
          <w:rFonts w:ascii="Times New Roman" w:hAnsi="Times New Roman" w:cs="Times New Roman"/>
        </w:rPr>
        <w:t>(</w:t>
      </w:r>
      <w:proofErr w:type="gramEnd"/>
      <w:r w:rsidRPr="00115035">
        <w:rPr>
          <w:rFonts w:ascii="Times New Roman" w:hAnsi="Times New Roman" w:cs="Times New Roman"/>
        </w:rPr>
        <w:t xml:space="preserve">" </w:t>
      </w:r>
      <w:proofErr w:type="spellStart"/>
      <w:r w:rsidRPr="00115035">
        <w:rPr>
          <w:rFonts w:ascii="Times New Roman" w:hAnsi="Times New Roman" w:cs="Times New Roman"/>
        </w:rPr>
        <w:t>kd</w:t>
      </w:r>
      <w:proofErr w:type="spellEnd"/>
      <w:r w:rsidRPr="00115035">
        <w:rPr>
          <w:rFonts w:ascii="Times New Roman" w:hAnsi="Times New Roman" w:cs="Times New Roman"/>
        </w:rPr>
        <w:t xml:space="preserve"> x error : ");</w:t>
      </w:r>
    </w:p>
    <w:p w14:paraId="39CE42D5"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Serial.print</w:t>
      </w:r>
      <w:proofErr w:type="spellEnd"/>
      <w:r w:rsidRPr="00115035">
        <w:rPr>
          <w:rFonts w:ascii="Times New Roman" w:hAnsi="Times New Roman" w:cs="Times New Roman"/>
        </w:rPr>
        <w:t>(</w:t>
      </w:r>
      <w:proofErr w:type="spellStart"/>
      <w:proofErr w:type="gramEnd"/>
      <w:r w:rsidRPr="00115035">
        <w:rPr>
          <w:rFonts w:ascii="Times New Roman" w:hAnsi="Times New Roman" w:cs="Times New Roman"/>
        </w:rPr>
        <w:t>kd</w:t>
      </w:r>
      <w:proofErr w:type="spellEnd"/>
      <w:r w:rsidRPr="00115035">
        <w:rPr>
          <w:rFonts w:ascii="Times New Roman" w:hAnsi="Times New Roman" w:cs="Times New Roman"/>
        </w:rPr>
        <w:t>*(error-</w:t>
      </w:r>
      <w:proofErr w:type="spellStart"/>
      <w:r w:rsidRPr="00115035">
        <w:rPr>
          <w:rFonts w:ascii="Times New Roman" w:hAnsi="Times New Roman" w:cs="Times New Roman"/>
        </w:rPr>
        <w:t>previousError</w:t>
      </w:r>
      <w:proofErr w:type="spellEnd"/>
      <w:r w:rsidRPr="00115035">
        <w:rPr>
          <w:rFonts w:ascii="Times New Roman" w:hAnsi="Times New Roman" w:cs="Times New Roman"/>
        </w:rPr>
        <w:t>));</w:t>
      </w:r>
    </w:p>
    <w:p w14:paraId="38E6B986"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Serial.print</w:t>
      </w:r>
      <w:proofErr w:type="spellEnd"/>
      <w:r w:rsidRPr="00115035">
        <w:rPr>
          <w:rFonts w:ascii="Times New Roman" w:hAnsi="Times New Roman" w:cs="Times New Roman"/>
        </w:rPr>
        <w:t>(</w:t>
      </w:r>
      <w:proofErr w:type="gramEnd"/>
      <w:r w:rsidRPr="00115035">
        <w:rPr>
          <w:rFonts w:ascii="Times New Roman" w:hAnsi="Times New Roman" w:cs="Times New Roman"/>
        </w:rPr>
        <w:t>" actual : ");</w:t>
      </w:r>
    </w:p>
    <w:p w14:paraId="36E60360" w14:textId="20CDB85B" w:rsidR="00115035" w:rsidRPr="00115035" w:rsidRDefault="00115035" w:rsidP="00115035">
      <w:pPr>
        <w:jc w:val="both"/>
        <w:rPr>
          <w:rFonts w:ascii="Times New Roman" w:hAnsi="Times New Roman" w:cs="Times New Roman"/>
        </w:rPr>
      </w:pPr>
      <w:proofErr w:type="spellStart"/>
      <w:proofErr w:type="gramStart"/>
      <w:r>
        <w:rPr>
          <w:rFonts w:ascii="Times New Roman" w:hAnsi="Times New Roman" w:cs="Times New Roman"/>
        </w:rPr>
        <w:t>Serial.print</w:t>
      </w:r>
      <w:proofErr w:type="spellEnd"/>
      <w:r>
        <w:rPr>
          <w:rFonts w:ascii="Times New Roman" w:hAnsi="Times New Roman" w:cs="Times New Roman"/>
        </w:rPr>
        <w:t>(</w:t>
      </w:r>
      <w:proofErr w:type="gramEnd"/>
      <w:r>
        <w:rPr>
          <w:rFonts w:ascii="Times New Roman" w:hAnsi="Times New Roman" w:cs="Times New Roman"/>
        </w:rPr>
        <w:t>actual);</w:t>
      </w:r>
    </w:p>
    <w:p w14:paraId="311C3F09" w14:textId="77777777" w:rsidR="00115035" w:rsidRPr="00211848" w:rsidRDefault="00115035" w:rsidP="00115035">
      <w:pPr>
        <w:jc w:val="both"/>
        <w:rPr>
          <w:rFonts w:ascii="Times New Roman" w:hAnsi="Times New Roman" w:cs="Times New Roman"/>
          <w:lang w:val="en-US"/>
          <w:rPrChange w:id="353" w:author="Gerardo Lopez" w:date="2016-05-16T13:24:00Z">
            <w:rPr>
              <w:rFonts w:ascii="Times New Roman" w:hAnsi="Times New Roman" w:cs="Times New Roman"/>
            </w:rPr>
          </w:rPrChange>
        </w:rPr>
      </w:pPr>
      <w:r w:rsidRPr="00115035">
        <w:rPr>
          <w:rFonts w:ascii="Times New Roman" w:hAnsi="Times New Roman" w:cs="Times New Roman"/>
        </w:rPr>
        <w:t xml:space="preserve">    </w:t>
      </w:r>
      <w:proofErr w:type="gramStart"/>
      <w:r w:rsidRPr="00211848">
        <w:rPr>
          <w:rFonts w:ascii="Times New Roman" w:hAnsi="Times New Roman" w:cs="Times New Roman"/>
          <w:lang w:val="en-US"/>
          <w:rPrChange w:id="354" w:author="Gerardo Lopez" w:date="2016-05-16T13:24:00Z">
            <w:rPr>
              <w:rFonts w:ascii="Times New Roman" w:hAnsi="Times New Roman" w:cs="Times New Roman"/>
            </w:rPr>
          </w:rPrChange>
        </w:rPr>
        <w:t>if(</w:t>
      </w:r>
      <w:proofErr w:type="gramEnd"/>
      <w:r w:rsidRPr="00211848">
        <w:rPr>
          <w:rFonts w:ascii="Times New Roman" w:hAnsi="Times New Roman" w:cs="Times New Roman"/>
          <w:lang w:val="en-US"/>
          <w:rPrChange w:id="355" w:author="Gerardo Lopez" w:date="2016-05-16T13:24:00Z">
            <w:rPr>
              <w:rFonts w:ascii="Times New Roman" w:hAnsi="Times New Roman" w:cs="Times New Roman"/>
            </w:rPr>
          </w:rPrChange>
        </w:rPr>
        <w:t>power&lt;0) // Turn left</w:t>
      </w:r>
    </w:p>
    <w:p w14:paraId="23AB08D9" w14:textId="77777777" w:rsidR="00115035" w:rsidRPr="00211848" w:rsidRDefault="00115035" w:rsidP="00115035">
      <w:pPr>
        <w:jc w:val="both"/>
        <w:rPr>
          <w:rFonts w:ascii="Times New Roman" w:hAnsi="Times New Roman" w:cs="Times New Roman"/>
          <w:lang w:val="en-US"/>
          <w:rPrChange w:id="356" w:author="Gerardo Lopez" w:date="2016-05-16T13:24:00Z">
            <w:rPr>
              <w:rFonts w:ascii="Times New Roman" w:hAnsi="Times New Roman" w:cs="Times New Roman"/>
            </w:rPr>
          </w:rPrChange>
        </w:rPr>
      </w:pPr>
      <w:r w:rsidRPr="00211848">
        <w:rPr>
          <w:rFonts w:ascii="Times New Roman" w:hAnsi="Times New Roman" w:cs="Times New Roman"/>
          <w:lang w:val="en-US"/>
          <w:rPrChange w:id="357" w:author="Gerardo Lopez" w:date="2016-05-16T13:24:00Z">
            <w:rPr>
              <w:rFonts w:ascii="Times New Roman" w:hAnsi="Times New Roman" w:cs="Times New Roman"/>
            </w:rPr>
          </w:rPrChange>
        </w:rPr>
        <w:t xml:space="preserve">    {</w:t>
      </w:r>
    </w:p>
    <w:p w14:paraId="737F38BB" w14:textId="77777777" w:rsidR="00115035" w:rsidRPr="00211848" w:rsidRDefault="00115035" w:rsidP="00115035">
      <w:pPr>
        <w:jc w:val="both"/>
        <w:rPr>
          <w:rFonts w:ascii="Times New Roman" w:hAnsi="Times New Roman" w:cs="Times New Roman"/>
          <w:lang w:val="en-US"/>
          <w:rPrChange w:id="358" w:author="Gerardo Lopez" w:date="2016-05-16T13:24:00Z">
            <w:rPr>
              <w:rFonts w:ascii="Times New Roman" w:hAnsi="Times New Roman" w:cs="Times New Roman"/>
            </w:rPr>
          </w:rPrChange>
        </w:rPr>
      </w:pPr>
      <w:r w:rsidRPr="00211848">
        <w:rPr>
          <w:rFonts w:ascii="Times New Roman" w:hAnsi="Times New Roman" w:cs="Times New Roman"/>
          <w:lang w:val="en-US"/>
          <w:rPrChange w:id="359" w:author="Gerardo Lopez" w:date="2016-05-16T13:24:00Z">
            <w:rPr>
              <w:rFonts w:ascii="Times New Roman" w:hAnsi="Times New Roman" w:cs="Times New Roman"/>
            </w:rPr>
          </w:rPrChange>
        </w:rPr>
        <w:t xml:space="preserve">      </w:t>
      </w:r>
      <w:proofErr w:type="spellStart"/>
      <w:r w:rsidRPr="00211848">
        <w:rPr>
          <w:rFonts w:ascii="Times New Roman" w:hAnsi="Times New Roman" w:cs="Times New Roman"/>
          <w:lang w:val="en-US"/>
          <w:rPrChange w:id="360" w:author="Gerardo Lopez" w:date="2016-05-16T13:24:00Z">
            <w:rPr>
              <w:rFonts w:ascii="Times New Roman" w:hAnsi="Times New Roman" w:cs="Times New Roman"/>
            </w:rPr>
          </w:rPrChange>
        </w:rPr>
        <w:t>PWM_Right</w:t>
      </w:r>
      <w:proofErr w:type="spellEnd"/>
      <w:r w:rsidRPr="00211848">
        <w:rPr>
          <w:rFonts w:ascii="Times New Roman" w:hAnsi="Times New Roman" w:cs="Times New Roman"/>
          <w:lang w:val="en-US"/>
          <w:rPrChange w:id="361" w:author="Gerardo Lopez" w:date="2016-05-16T13:24:00Z">
            <w:rPr>
              <w:rFonts w:ascii="Times New Roman" w:hAnsi="Times New Roman" w:cs="Times New Roman"/>
            </w:rPr>
          </w:rPrChange>
        </w:rPr>
        <w:t xml:space="preserve"> = 50;</w:t>
      </w:r>
    </w:p>
    <w:p w14:paraId="72B05E35" w14:textId="77777777" w:rsidR="00115035" w:rsidRPr="00211848" w:rsidRDefault="00115035" w:rsidP="00115035">
      <w:pPr>
        <w:jc w:val="both"/>
        <w:rPr>
          <w:rFonts w:ascii="Times New Roman" w:hAnsi="Times New Roman" w:cs="Times New Roman"/>
          <w:lang w:val="en-US"/>
        </w:rPr>
      </w:pPr>
      <w:r w:rsidRPr="00211848">
        <w:rPr>
          <w:rFonts w:ascii="Times New Roman" w:hAnsi="Times New Roman" w:cs="Times New Roman"/>
          <w:lang w:val="en-US"/>
          <w:rPrChange w:id="362" w:author="Gerardo Lopez" w:date="2016-05-16T13:24:00Z">
            <w:rPr>
              <w:rFonts w:ascii="Times New Roman" w:hAnsi="Times New Roman" w:cs="Times New Roman"/>
            </w:rPr>
          </w:rPrChange>
        </w:rPr>
        <w:t xml:space="preserve">      </w:t>
      </w:r>
      <w:proofErr w:type="spellStart"/>
      <w:r w:rsidRPr="00211848">
        <w:rPr>
          <w:rFonts w:ascii="Times New Roman" w:hAnsi="Times New Roman" w:cs="Times New Roman"/>
          <w:lang w:val="en-US"/>
        </w:rPr>
        <w:t>PWM_Left</w:t>
      </w:r>
      <w:proofErr w:type="spellEnd"/>
      <w:r w:rsidRPr="00211848">
        <w:rPr>
          <w:rFonts w:ascii="Times New Roman" w:hAnsi="Times New Roman" w:cs="Times New Roman"/>
          <w:lang w:val="en-US"/>
        </w:rPr>
        <w:t xml:space="preserve"> = 50 - </w:t>
      </w:r>
      <w:proofErr w:type="gramStart"/>
      <w:r w:rsidRPr="00211848">
        <w:rPr>
          <w:rFonts w:ascii="Times New Roman" w:hAnsi="Times New Roman" w:cs="Times New Roman"/>
          <w:lang w:val="en-US"/>
        </w:rPr>
        <w:t>abs(</w:t>
      </w:r>
      <w:proofErr w:type="gramEnd"/>
      <w:r w:rsidRPr="00211848">
        <w:rPr>
          <w:rFonts w:ascii="Times New Roman" w:hAnsi="Times New Roman" w:cs="Times New Roman"/>
          <w:lang w:val="en-US"/>
        </w:rPr>
        <w:t>int(power));</w:t>
      </w:r>
    </w:p>
    <w:p w14:paraId="7131B751" w14:textId="44918418" w:rsidR="00115035" w:rsidRPr="00211848" w:rsidRDefault="00115035" w:rsidP="00115035">
      <w:pPr>
        <w:jc w:val="both"/>
        <w:rPr>
          <w:rFonts w:ascii="Times New Roman" w:hAnsi="Times New Roman" w:cs="Times New Roman"/>
          <w:lang w:val="en-US"/>
          <w:rPrChange w:id="363" w:author="Gerardo Lopez" w:date="2016-05-16T13:24:00Z">
            <w:rPr>
              <w:rFonts w:ascii="Times New Roman" w:hAnsi="Times New Roman" w:cs="Times New Roman"/>
            </w:rPr>
          </w:rPrChange>
        </w:rPr>
      </w:pPr>
      <w:r w:rsidRPr="00211848">
        <w:rPr>
          <w:rFonts w:ascii="Times New Roman" w:hAnsi="Times New Roman" w:cs="Times New Roman"/>
          <w:lang w:val="en-US"/>
        </w:rPr>
        <w:t xml:space="preserve">    </w:t>
      </w:r>
      <w:r w:rsidRPr="00211848">
        <w:rPr>
          <w:rFonts w:ascii="Times New Roman" w:hAnsi="Times New Roman" w:cs="Times New Roman"/>
          <w:lang w:val="en-US"/>
          <w:rPrChange w:id="364" w:author="Gerardo Lopez" w:date="2016-05-16T13:24:00Z">
            <w:rPr>
              <w:rFonts w:ascii="Times New Roman" w:hAnsi="Times New Roman" w:cs="Times New Roman"/>
            </w:rPr>
          </w:rPrChange>
        </w:rPr>
        <w:t xml:space="preserve">}  </w:t>
      </w:r>
    </w:p>
    <w:p w14:paraId="1B529A6F" w14:textId="77777777" w:rsidR="00115035" w:rsidRPr="00211848" w:rsidRDefault="00115035" w:rsidP="00115035">
      <w:pPr>
        <w:jc w:val="both"/>
        <w:rPr>
          <w:rFonts w:ascii="Times New Roman" w:hAnsi="Times New Roman" w:cs="Times New Roman"/>
          <w:lang w:val="en-US"/>
          <w:rPrChange w:id="365" w:author="Gerardo Lopez" w:date="2016-05-16T13:24:00Z">
            <w:rPr>
              <w:rFonts w:ascii="Times New Roman" w:hAnsi="Times New Roman" w:cs="Times New Roman"/>
            </w:rPr>
          </w:rPrChange>
        </w:rPr>
      </w:pPr>
      <w:r w:rsidRPr="00211848">
        <w:rPr>
          <w:rFonts w:ascii="Times New Roman" w:hAnsi="Times New Roman" w:cs="Times New Roman"/>
          <w:lang w:val="en-US"/>
          <w:rPrChange w:id="366" w:author="Gerardo Lopez" w:date="2016-05-16T13:24:00Z">
            <w:rPr>
              <w:rFonts w:ascii="Times New Roman" w:hAnsi="Times New Roman" w:cs="Times New Roman"/>
            </w:rPr>
          </w:rPrChange>
        </w:rPr>
        <w:t xml:space="preserve">    </w:t>
      </w:r>
      <w:proofErr w:type="gramStart"/>
      <w:r w:rsidRPr="00211848">
        <w:rPr>
          <w:rFonts w:ascii="Times New Roman" w:hAnsi="Times New Roman" w:cs="Times New Roman"/>
          <w:lang w:val="en-US"/>
          <w:rPrChange w:id="367" w:author="Gerardo Lopez" w:date="2016-05-16T13:24:00Z">
            <w:rPr>
              <w:rFonts w:ascii="Times New Roman" w:hAnsi="Times New Roman" w:cs="Times New Roman"/>
            </w:rPr>
          </w:rPrChange>
        </w:rPr>
        <w:t>else</w:t>
      </w:r>
      <w:proofErr w:type="gramEnd"/>
      <w:r w:rsidRPr="00211848">
        <w:rPr>
          <w:rFonts w:ascii="Times New Roman" w:hAnsi="Times New Roman" w:cs="Times New Roman"/>
          <w:lang w:val="en-US"/>
          <w:rPrChange w:id="368" w:author="Gerardo Lopez" w:date="2016-05-16T13:24:00Z">
            <w:rPr>
              <w:rFonts w:ascii="Times New Roman" w:hAnsi="Times New Roman" w:cs="Times New Roman"/>
            </w:rPr>
          </w:rPrChange>
        </w:rPr>
        <w:t xml:space="preserve"> // Turn right</w:t>
      </w:r>
    </w:p>
    <w:p w14:paraId="4AFB5F7A" w14:textId="77777777" w:rsidR="00115035" w:rsidRPr="00211848" w:rsidRDefault="00115035" w:rsidP="00115035">
      <w:pPr>
        <w:jc w:val="both"/>
        <w:rPr>
          <w:rFonts w:ascii="Times New Roman" w:hAnsi="Times New Roman" w:cs="Times New Roman"/>
          <w:lang w:val="en-US"/>
          <w:rPrChange w:id="369" w:author="Gerardo Lopez" w:date="2016-05-16T13:24:00Z">
            <w:rPr>
              <w:rFonts w:ascii="Times New Roman" w:hAnsi="Times New Roman" w:cs="Times New Roman"/>
            </w:rPr>
          </w:rPrChange>
        </w:rPr>
      </w:pPr>
      <w:r w:rsidRPr="00211848">
        <w:rPr>
          <w:rFonts w:ascii="Times New Roman" w:hAnsi="Times New Roman" w:cs="Times New Roman"/>
          <w:lang w:val="en-US"/>
          <w:rPrChange w:id="370" w:author="Gerardo Lopez" w:date="2016-05-16T13:24:00Z">
            <w:rPr>
              <w:rFonts w:ascii="Times New Roman" w:hAnsi="Times New Roman" w:cs="Times New Roman"/>
            </w:rPr>
          </w:rPrChange>
        </w:rPr>
        <w:t xml:space="preserve">    {</w:t>
      </w:r>
    </w:p>
    <w:p w14:paraId="288AAC47" w14:textId="77777777" w:rsidR="00115035" w:rsidRPr="00211848" w:rsidRDefault="00115035" w:rsidP="00115035">
      <w:pPr>
        <w:jc w:val="both"/>
        <w:rPr>
          <w:rFonts w:ascii="Times New Roman" w:hAnsi="Times New Roman" w:cs="Times New Roman"/>
          <w:lang w:val="en-US"/>
          <w:rPrChange w:id="371" w:author="Gerardo Lopez" w:date="2016-05-16T13:24:00Z">
            <w:rPr>
              <w:rFonts w:ascii="Times New Roman" w:hAnsi="Times New Roman" w:cs="Times New Roman"/>
            </w:rPr>
          </w:rPrChange>
        </w:rPr>
      </w:pPr>
      <w:r w:rsidRPr="00211848">
        <w:rPr>
          <w:rFonts w:ascii="Times New Roman" w:hAnsi="Times New Roman" w:cs="Times New Roman"/>
          <w:lang w:val="en-US"/>
          <w:rPrChange w:id="372" w:author="Gerardo Lopez" w:date="2016-05-16T13:24:00Z">
            <w:rPr>
              <w:rFonts w:ascii="Times New Roman" w:hAnsi="Times New Roman" w:cs="Times New Roman"/>
            </w:rPr>
          </w:rPrChange>
        </w:rPr>
        <w:t xml:space="preserve">      </w:t>
      </w:r>
      <w:proofErr w:type="spellStart"/>
      <w:r w:rsidRPr="00211848">
        <w:rPr>
          <w:rFonts w:ascii="Times New Roman" w:hAnsi="Times New Roman" w:cs="Times New Roman"/>
          <w:lang w:val="en-US"/>
          <w:rPrChange w:id="373" w:author="Gerardo Lopez" w:date="2016-05-16T13:24:00Z">
            <w:rPr>
              <w:rFonts w:ascii="Times New Roman" w:hAnsi="Times New Roman" w:cs="Times New Roman"/>
            </w:rPr>
          </w:rPrChange>
        </w:rPr>
        <w:t>PWM_Right</w:t>
      </w:r>
      <w:proofErr w:type="spellEnd"/>
      <w:r w:rsidRPr="00211848">
        <w:rPr>
          <w:rFonts w:ascii="Times New Roman" w:hAnsi="Times New Roman" w:cs="Times New Roman"/>
          <w:lang w:val="en-US"/>
          <w:rPrChange w:id="374" w:author="Gerardo Lopez" w:date="2016-05-16T13:24:00Z">
            <w:rPr>
              <w:rFonts w:ascii="Times New Roman" w:hAnsi="Times New Roman" w:cs="Times New Roman"/>
            </w:rPr>
          </w:rPrChange>
        </w:rPr>
        <w:t xml:space="preserve"> = 50 - </w:t>
      </w:r>
      <w:proofErr w:type="gramStart"/>
      <w:r w:rsidRPr="00211848">
        <w:rPr>
          <w:rFonts w:ascii="Times New Roman" w:hAnsi="Times New Roman" w:cs="Times New Roman"/>
          <w:lang w:val="en-US"/>
          <w:rPrChange w:id="375" w:author="Gerardo Lopez" w:date="2016-05-16T13:24:00Z">
            <w:rPr>
              <w:rFonts w:ascii="Times New Roman" w:hAnsi="Times New Roman" w:cs="Times New Roman"/>
            </w:rPr>
          </w:rPrChange>
        </w:rPr>
        <w:t>int(</w:t>
      </w:r>
      <w:proofErr w:type="gramEnd"/>
      <w:r w:rsidRPr="00211848">
        <w:rPr>
          <w:rFonts w:ascii="Times New Roman" w:hAnsi="Times New Roman" w:cs="Times New Roman"/>
          <w:lang w:val="en-US"/>
          <w:rPrChange w:id="376" w:author="Gerardo Lopez" w:date="2016-05-16T13:24:00Z">
            <w:rPr>
              <w:rFonts w:ascii="Times New Roman" w:hAnsi="Times New Roman" w:cs="Times New Roman"/>
            </w:rPr>
          </w:rPrChange>
        </w:rPr>
        <w:t>power);</w:t>
      </w:r>
    </w:p>
    <w:p w14:paraId="6AFFFB47" w14:textId="77777777" w:rsidR="00115035" w:rsidRPr="00211848" w:rsidRDefault="00115035" w:rsidP="00115035">
      <w:pPr>
        <w:jc w:val="both"/>
        <w:rPr>
          <w:rFonts w:ascii="Times New Roman" w:hAnsi="Times New Roman" w:cs="Times New Roman"/>
          <w:lang w:val="en-US"/>
          <w:rPrChange w:id="377" w:author="Gerardo Lopez" w:date="2016-05-16T13:24:00Z">
            <w:rPr>
              <w:rFonts w:ascii="Times New Roman" w:hAnsi="Times New Roman" w:cs="Times New Roman"/>
            </w:rPr>
          </w:rPrChange>
        </w:rPr>
      </w:pPr>
      <w:r w:rsidRPr="00211848">
        <w:rPr>
          <w:rFonts w:ascii="Times New Roman" w:hAnsi="Times New Roman" w:cs="Times New Roman"/>
          <w:lang w:val="en-US"/>
          <w:rPrChange w:id="378" w:author="Gerardo Lopez" w:date="2016-05-16T13:24:00Z">
            <w:rPr>
              <w:rFonts w:ascii="Times New Roman" w:hAnsi="Times New Roman" w:cs="Times New Roman"/>
            </w:rPr>
          </w:rPrChange>
        </w:rPr>
        <w:t xml:space="preserve">      </w:t>
      </w:r>
      <w:proofErr w:type="spellStart"/>
      <w:r w:rsidRPr="00211848">
        <w:rPr>
          <w:rFonts w:ascii="Times New Roman" w:hAnsi="Times New Roman" w:cs="Times New Roman"/>
          <w:lang w:val="en-US"/>
          <w:rPrChange w:id="379" w:author="Gerardo Lopez" w:date="2016-05-16T13:24:00Z">
            <w:rPr>
              <w:rFonts w:ascii="Times New Roman" w:hAnsi="Times New Roman" w:cs="Times New Roman"/>
            </w:rPr>
          </w:rPrChange>
        </w:rPr>
        <w:t>PWM_Left</w:t>
      </w:r>
      <w:proofErr w:type="spellEnd"/>
      <w:r w:rsidRPr="00211848">
        <w:rPr>
          <w:rFonts w:ascii="Times New Roman" w:hAnsi="Times New Roman" w:cs="Times New Roman"/>
          <w:lang w:val="en-US"/>
          <w:rPrChange w:id="380" w:author="Gerardo Lopez" w:date="2016-05-16T13:24:00Z">
            <w:rPr>
              <w:rFonts w:ascii="Times New Roman" w:hAnsi="Times New Roman" w:cs="Times New Roman"/>
            </w:rPr>
          </w:rPrChange>
        </w:rPr>
        <w:t xml:space="preserve"> = 50;</w:t>
      </w:r>
    </w:p>
    <w:p w14:paraId="7957CAAD" w14:textId="77777777" w:rsidR="00115035" w:rsidRPr="00115035" w:rsidRDefault="00115035" w:rsidP="00115035">
      <w:pPr>
        <w:jc w:val="both"/>
        <w:rPr>
          <w:rFonts w:ascii="Times New Roman" w:hAnsi="Times New Roman" w:cs="Times New Roman"/>
        </w:rPr>
      </w:pPr>
      <w:r w:rsidRPr="00211848">
        <w:rPr>
          <w:rFonts w:ascii="Times New Roman" w:hAnsi="Times New Roman" w:cs="Times New Roman"/>
          <w:lang w:val="en-US"/>
          <w:rPrChange w:id="381" w:author="Gerardo Lopez" w:date="2016-05-16T13:24:00Z">
            <w:rPr>
              <w:rFonts w:ascii="Times New Roman" w:hAnsi="Times New Roman" w:cs="Times New Roman"/>
            </w:rPr>
          </w:rPrChange>
        </w:rPr>
        <w:t xml:space="preserve">    </w:t>
      </w:r>
      <w:r w:rsidRPr="00115035">
        <w:rPr>
          <w:rFonts w:ascii="Times New Roman" w:hAnsi="Times New Roman" w:cs="Times New Roman"/>
        </w:rPr>
        <w:t>}</w:t>
      </w:r>
    </w:p>
    <w:p w14:paraId="380740AA"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
    <w:p w14:paraId="0948904E"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w:t>
      </w:r>
    </w:p>
    <w:p w14:paraId="3FD4ABF2" w14:textId="77777777" w:rsidR="00115035" w:rsidRPr="00115035" w:rsidRDefault="00115035" w:rsidP="00115035">
      <w:pPr>
        <w:jc w:val="both"/>
        <w:rPr>
          <w:rFonts w:ascii="Times New Roman" w:hAnsi="Times New Roman" w:cs="Times New Roman"/>
        </w:rPr>
      </w:pPr>
    </w:p>
    <w:p w14:paraId="5CD531D0" w14:textId="77777777" w:rsidR="00115035" w:rsidRPr="00211848" w:rsidRDefault="00115035" w:rsidP="00115035">
      <w:pPr>
        <w:jc w:val="both"/>
        <w:rPr>
          <w:rFonts w:ascii="Times New Roman" w:hAnsi="Times New Roman" w:cs="Times New Roman"/>
          <w:lang w:val="en-US"/>
        </w:rPr>
      </w:pPr>
      <w:proofErr w:type="gramStart"/>
      <w:r w:rsidRPr="00211848">
        <w:rPr>
          <w:rFonts w:ascii="Times New Roman" w:hAnsi="Times New Roman" w:cs="Times New Roman"/>
          <w:lang w:val="en-US"/>
        </w:rPr>
        <w:lastRenderedPageBreak/>
        <w:t>void</w:t>
      </w:r>
      <w:proofErr w:type="gramEnd"/>
      <w:r w:rsidRPr="00211848">
        <w:rPr>
          <w:rFonts w:ascii="Times New Roman" w:hAnsi="Times New Roman" w:cs="Times New Roman"/>
          <w:lang w:val="en-US"/>
        </w:rPr>
        <w:t xml:space="preserve"> </w:t>
      </w:r>
      <w:proofErr w:type="spellStart"/>
      <w:r w:rsidRPr="00211848">
        <w:rPr>
          <w:rFonts w:ascii="Times New Roman" w:hAnsi="Times New Roman" w:cs="Times New Roman"/>
          <w:lang w:val="en-US"/>
        </w:rPr>
        <w:t>lineFollow</w:t>
      </w:r>
      <w:proofErr w:type="spellEnd"/>
      <w:r w:rsidRPr="00211848">
        <w:rPr>
          <w:rFonts w:ascii="Times New Roman" w:hAnsi="Times New Roman" w:cs="Times New Roman"/>
          <w:lang w:val="en-US"/>
        </w:rPr>
        <w:t>(void) {</w:t>
      </w:r>
    </w:p>
    <w:p w14:paraId="79E4DCAA" w14:textId="77777777" w:rsidR="00115035" w:rsidRPr="00211848" w:rsidRDefault="00115035" w:rsidP="00115035">
      <w:pPr>
        <w:jc w:val="both"/>
        <w:rPr>
          <w:rFonts w:ascii="Times New Roman" w:hAnsi="Times New Roman" w:cs="Times New Roman"/>
          <w:lang w:val="en-US"/>
        </w:rPr>
      </w:pPr>
      <w:r w:rsidRPr="00211848">
        <w:rPr>
          <w:rFonts w:ascii="Times New Roman" w:hAnsi="Times New Roman" w:cs="Times New Roman"/>
          <w:lang w:val="en-US"/>
        </w:rPr>
        <w:t xml:space="preserve">   </w:t>
      </w:r>
      <w:proofErr w:type="spellStart"/>
      <w:r w:rsidRPr="00211848">
        <w:rPr>
          <w:rFonts w:ascii="Times New Roman" w:hAnsi="Times New Roman" w:cs="Times New Roman"/>
          <w:lang w:val="en-US"/>
        </w:rPr>
        <w:t>PID_</w:t>
      </w:r>
      <w:proofErr w:type="gramStart"/>
      <w:r w:rsidRPr="00211848">
        <w:rPr>
          <w:rFonts w:ascii="Times New Roman" w:hAnsi="Times New Roman" w:cs="Times New Roman"/>
          <w:lang w:val="en-US"/>
        </w:rPr>
        <w:t>program</w:t>
      </w:r>
      <w:proofErr w:type="spellEnd"/>
      <w:r w:rsidRPr="00211848">
        <w:rPr>
          <w:rFonts w:ascii="Times New Roman" w:hAnsi="Times New Roman" w:cs="Times New Roman"/>
          <w:lang w:val="en-US"/>
        </w:rPr>
        <w:t>(</w:t>
      </w:r>
      <w:proofErr w:type="gramEnd"/>
      <w:r w:rsidRPr="00211848">
        <w:rPr>
          <w:rFonts w:ascii="Times New Roman" w:hAnsi="Times New Roman" w:cs="Times New Roman"/>
          <w:lang w:val="en-US"/>
        </w:rPr>
        <w:t>);</w:t>
      </w:r>
    </w:p>
    <w:p w14:paraId="5BF2595F" w14:textId="77777777" w:rsidR="00115035" w:rsidRPr="00211848" w:rsidRDefault="00115035" w:rsidP="00115035">
      <w:pPr>
        <w:jc w:val="both"/>
        <w:rPr>
          <w:rFonts w:ascii="Times New Roman" w:hAnsi="Times New Roman" w:cs="Times New Roman"/>
          <w:lang w:val="en-US"/>
        </w:rPr>
      </w:pPr>
      <w:r w:rsidRPr="00211848">
        <w:rPr>
          <w:rFonts w:ascii="Times New Roman" w:hAnsi="Times New Roman" w:cs="Times New Roman"/>
          <w:lang w:val="en-US"/>
        </w:rPr>
        <w:t xml:space="preserve">   </w:t>
      </w:r>
      <w:proofErr w:type="gramStart"/>
      <w:r w:rsidRPr="00211848">
        <w:rPr>
          <w:rFonts w:ascii="Times New Roman" w:hAnsi="Times New Roman" w:cs="Times New Roman"/>
          <w:lang w:val="en-US"/>
        </w:rPr>
        <w:t>analogWrite(</w:t>
      </w:r>
      <w:proofErr w:type="spellStart"/>
      <w:proofErr w:type="gramEnd"/>
      <w:r w:rsidRPr="00211848">
        <w:rPr>
          <w:rFonts w:ascii="Times New Roman" w:hAnsi="Times New Roman" w:cs="Times New Roman"/>
          <w:lang w:val="en-US"/>
        </w:rPr>
        <w:t>Left_Speed</w:t>
      </w:r>
      <w:proofErr w:type="spellEnd"/>
      <w:r w:rsidRPr="00211848">
        <w:rPr>
          <w:rFonts w:ascii="Times New Roman" w:hAnsi="Times New Roman" w:cs="Times New Roman"/>
          <w:lang w:val="en-US"/>
        </w:rPr>
        <w:t xml:space="preserve">, </w:t>
      </w:r>
      <w:proofErr w:type="spellStart"/>
      <w:r w:rsidRPr="00211848">
        <w:rPr>
          <w:rFonts w:ascii="Times New Roman" w:hAnsi="Times New Roman" w:cs="Times New Roman"/>
          <w:lang w:val="en-US"/>
        </w:rPr>
        <w:t>PWM_Left</w:t>
      </w:r>
      <w:proofErr w:type="spellEnd"/>
      <w:r w:rsidRPr="00211848">
        <w:rPr>
          <w:rFonts w:ascii="Times New Roman" w:hAnsi="Times New Roman" w:cs="Times New Roman"/>
          <w:lang w:val="en-US"/>
        </w:rPr>
        <w:t>);</w:t>
      </w:r>
    </w:p>
    <w:p w14:paraId="7B5B75D6" w14:textId="77777777" w:rsidR="00115035" w:rsidRPr="00211848" w:rsidRDefault="00115035" w:rsidP="00115035">
      <w:pPr>
        <w:jc w:val="both"/>
        <w:rPr>
          <w:rFonts w:ascii="Times New Roman" w:hAnsi="Times New Roman" w:cs="Times New Roman"/>
          <w:lang w:val="en-US"/>
        </w:rPr>
      </w:pPr>
      <w:r w:rsidRPr="00211848">
        <w:rPr>
          <w:rFonts w:ascii="Times New Roman" w:hAnsi="Times New Roman" w:cs="Times New Roman"/>
          <w:lang w:val="en-US"/>
        </w:rPr>
        <w:t xml:space="preserve">   </w:t>
      </w:r>
      <w:proofErr w:type="gramStart"/>
      <w:r w:rsidRPr="00211848">
        <w:rPr>
          <w:rFonts w:ascii="Times New Roman" w:hAnsi="Times New Roman" w:cs="Times New Roman"/>
          <w:lang w:val="en-US"/>
        </w:rPr>
        <w:t>analogWrite(</w:t>
      </w:r>
      <w:proofErr w:type="spellStart"/>
      <w:proofErr w:type="gramEnd"/>
      <w:r w:rsidRPr="00211848">
        <w:rPr>
          <w:rFonts w:ascii="Times New Roman" w:hAnsi="Times New Roman" w:cs="Times New Roman"/>
          <w:lang w:val="en-US"/>
        </w:rPr>
        <w:t>Right_Speed</w:t>
      </w:r>
      <w:proofErr w:type="spellEnd"/>
      <w:r w:rsidRPr="00211848">
        <w:rPr>
          <w:rFonts w:ascii="Times New Roman" w:hAnsi="Times New Roman" w:cs="Times New Roman"/>
          <w:lang w:val="en-US"/>
        </w:rPr>
        <w:t xml:space="preserve">, </w:t>
      </w:r>
      <w:proofErr w:type="spellStart"/>
      <w:r w:rsidRPr="00211848">
        <w:rPr>
          <w:rFonts w:ascii="Times New Roman" w:hAnsi="Times New Roman" w:cs="Times New Roman"/>
          <w:lang w:val="en-US"/>
        </w:rPr>
        <w:t>PWM_Right</w:t>
      </w:r>
      <w:proofErr w:type="spellEnd"/>
      <w:r w:rsidRPr="00211848">
        <w:rPr>
          <w:rFonts w:ascii="Times New Roman" w:hAnsi="Times New Roman" w:cs="Times New Roman"/>
          <w:lang w:val="en-US"/>
        </w:rPr>
        <w:t xml:space="preserve">); </w:t>
      </w:r>
    </w:p>
    <w:p w14:paraId="57853161" w14:textId="5ADC9256" w:rsidR="00115035" w:rsidRPr="00115035" w:rsidRDefault="00115035" w:rsidP="00115035">
      <w:pPr>
        <w:jc w:val="both"/>
        <w:rPr>
          <w:rFonts w:ascii="Times New Roman" w:hAnsi="Times New Roman" w:cs="Times New Roman"/>
        </w:rPr>
      </w:pPr>
      <w:r>
        <w:rPr>
          <w:rFonts w:ascii="Times New Roman" w:hAnsi="Times New Roman" w:cs="Times New Roman"/>
        </w:rPr>
        <w:t>}</w:t>
      </w:r>
    </w:p>
    <w:p w14:paraId="2BC44090" w14:textId="77777777" w:rsidR="00115035" w:rsidRPr="00211848" w:rsidRDefault="00115035" w:rsidP="00115035">
      <w:pPr>
        <w:jc w:val="both"/>
        <w:rPr>
          <w:rFonts w:ascii="Times New Roman" w:hAnsi="Times New Roman" w:cs="Times New Roman"/>
          <w:lang w:val="en-US"/>
        </w:rPr>
      </w:pPr>
      <w:proofErr w:type="gramStart"/>
      <w:r w:rsidRPr="00211848">
        <w:rPr>
          <w:rFonts w:ascii="Times New Roman" w:hAnsi="Times New Roman" w:cs="Times New Roman"/>
          <w:lang w:val="en-US"/>
        </w:rPr>
        <w:t>void</w:t>
      </w:r>
      <w:proofErr w:type="gramEnd"/>
      <w:r w:rsidRPr="00211848">
        <w:rPr>
          <w:rFonts w:ascii="Times New Roman" w:hAnsi="Times New Roman" w:cs="Times New Roman"/>
          <w:lang w:val="en-US"/>
        </w:rPr>
        <w:t xml:space="preserve"> </w:t>
      </w:r>
      <w:proofErr w:type="spellStart"/>
      <w:r w:rsidRPr="00211848">
        <w:rPr>
          <w:rFonts w:ascii="Times New Roman" w:hAnsi="Times New Roman" w:cs="Times New Roman"/>
          <w:lang w:val="en-US"/>
        </w:rPr>
        <w:t>readSensor</w:t>
      </w:r>
      <w:proofErr w:type="spellEnd"/>
      <w:r w:rsidRPr="00211848">
        <w:rPr>
          <w:rFonts w:ascii="Times New Roman" w:hAnsi="Times New Roman" w:cs="Times New Roman"/>
          <w:lang w:val="en-US"/>
        </w:rPr>
        <w:t>(void) {</w:t>
      </w:r>
    </w:p>
    <w:p w14:paraId="22EDA47D" w14:textId="77777777" w:rsidR="00115035" w:rsidRPr="00211848" w:rsidRDefault="00115035" w:rsidP="00115035">
      <w:pPr>
        <w:jc w:val="both"/>
        <w:rPr>
          <w:rFonts w:ascii="Times New Roman" w:hAnsi="Times New Roman" w:cs="Times New Roman"/>
          <w:lang w:val="en-US"/>
        </w:rPr>
      </w:pPr>
      <w:r w:rsidRPr="00211848">
        <w:rPr>
          <w:rFonts w:ascii="Times New Roman" w:hAnsi="Times New Roman" w:cs="Times New Roman"/>
          <w:lang w:val="en-US"/>
        </w:rPr>
        <w:t xml:space="preserve">  </w:t>
      </w:r>
      <w:proofErr w:type="gramStart"/>
      <w:r w:rsidRPr="00211848">
        <w:rPr>
          <w:rFonts w:ascii="Times New Roman" w:hAnsi="Times New Roman" w:cs="Times New Roman"/>
          <w:lang w:val="en-US"/>
        </w:rPr>
        <w:t>for(</w:t>
      </w:r>
      <w:proofErr w:type="gramEnd"/>
      <w:r w:rsidRPr="00211848">
        <w:rPr>
          <w:rFonts w:ascii="Times New Roman" w:hAnsi="Times New Roman" w:cs="Times New Roman"/>
          <w:lang w:val="en-US"/>
        </w:rPr>
        <w:t xml:space="preserve">int </w:t>
      </w:r>
      <w:proofErr w:type="spellStart"/>
      <w:r w:rsidRPr="00211848">
        <w:rPr>
          <w:rFonts w:ascii="Times New Roman" w:hAnsi="Times New Roman" w:cs="Times New Roman"/>
          <w:lang w:val="en-US"/>
        </w:rPr>
        <w:t>i</w:t>
      </w:r>
      <w:proofErr w:type="spellEnd"/>
      <w:r w:rsidRPr="00211848">
        <w:rPr>
          <w:rFonts w:ascii="Times New Roman" w:hAnsi="Times New Roman" w:cs="Times New Roman"/>
          <w:lang w:val="en-US"/>
        </w:rPr>
        <w:t xml:space="preserve">=0; </w:t>
      </w:r>
      <w:proofErr w:type="spellStart"/>
      <w:r w:rsidRPr="00211848">
        <w:rPr>
          <w:rFonts w:ascii="Times New Roman" w:hAnsi="Times New Roman" w:cs="Times New Roman"/>
          <w:lang w:val="en-US"/>
        </w:rPr>
        <w:t>i</w:t>
      </w:r>
      <w:proofErr w:type="spellEnd"/>
      <w:r w:rsidRPr="00211848">
        <w:rPr>
          <w:rFonts w:ascii="Times New Roman" w:hAnsi="Times New Roman" w:cs="Times New Roman"/>
          <w:lang w:val="en-US"/>
        </w:rPr>
        <w:t xml:space="preserve">&lt;8; </w:t>
      </w:r>
      <w:proofErr w:type="spellStart"/>
      <w:r w:rsidRPr="00211848">
        <w:rPr>
          <w:rFonts w:ascii="Times New Roman" w:hAnsi="Times New Roman" w:cs="Times New Roman"/>
          <w:lang w:val="en-US"/>
        </w:rPr>
        <w:t>i</w:t>
      </w:r>
      <w:proofErr w:type="spellEnd"/>
      <w:r w:rsidRPr="00211848">
        <w:rPr>
          <w:rFonts w:ascii="Times New Roman" w:hAnsi="Times New Roman" w:cs="Times New Roman"/>
          <w:lang w:val="en-US"/>
        </w:rPr>
        <w:t xml:space="preserve">++) </w:t>
      </w:r>
    </w:p>
    <w:p w14:paraId="11CC1087" w14:textId="77777777" w:rsidR="00115035" w:rsidRPr="00115035" w:rsidRDefault="00115035" w:rsidP="00115035">
      <w:pPr>
        <w:jc w:val="both"/>
        <w:rPr>
          <w:rFonts w:ascii="Times New Roman" w:hAnsi="Times New Roman" w:cs="Times New Roman"/>
        </w:rPr>
      </w:pPr>
      <w:r w:rsidRPr="00211848">
        <w:rPr>
          <w:rFonts w:ascii="Times New Roman" w:hAnsi="Times New Roman" w:cs="Times New Roman"/>
          <w:lang w:val="en-US"/>
        </w:rPr>
        <w:t xml:space="preserve">    </w:t>
      </w:r>
      <w:r w:rsidRPr="00115035">
        <w:rPr>
          <w:rFonts w:ascii="Times New Roman" w:hAnsi="Times New Roman" w:cs="Times New Roman"/>
        </w:rPr>
        <w:t>{</w:t>
      </w:r>
    </w:p>
    <w:p w14:paraId="5CA2B899" w14:textId="77777777" w:rsidR="00115035" w:rsidRPr="00211848" w:rsidRDefault="00115035" w:rsidP="00115035">
      <w:pPr>
        <w:jc w:val="both"/>
        <w:rPr>
          <w:rFonts w:ascii="Times New Roman" w:hAnsi="Times New Roman" w:cs="Times New Roman"/>
          <w:lang w:val="en-US"/>
        </w:rPr>
      </w:pPr>
      <w:r w:rsidRPr="00115035">
        <w:rPr>
          <w:rFonts w:ascii="Times New Roman" w:hAnsi="Times New Roman" w:cs="Times New Roman"/>
        </w:rPr>
        <w:t xml:space="preserve">      </w:t>
      </w:r>
      <w:proofErr w:type="spellStart"/>
      <w:proofErr w:type="gramStart"/>
      <w:r w:rsidRPr="00211848">
        <w:rPr>
          <w:rFonts w:ascii="Times New Roman" w:hAnsi="Times New Roman" w:cs="Times New Roman"/>
          <w:lang w:val="en-US"/>
        </w:rPr>
        <w:t>sensorReading</w:t>
      </w:r>
      <w:proofErr w:type="spellEnd"/>
      <w:r w:rsidRPr="00211848">
        <w:rPr>
          <w:rFonts w:ascii="Times New Roman" w:hAnsi="Times New Roman" w:cs="Times New Roman"/>
          <w:lang w:val="en-US"/>
        </w:rPr>
        <w:t>[</w:t>
      </w:r>
      <w:proofErr w:type="spellStart"/>
      <w:proofErr w:type="gramEnd"/>
      <w:r w:rsidRPr="00211848">
        <w:rPr>
          <w:rFonts w:ascii="Times New Roman" w:hAnsi="Times New Roman" w:cs="Times New Roman"/>
          <w:lang w:val="en-US"/>
        </w:rPr>
        <w:t>i</w:t>
      </w:r>
      <w:proofErr w:type="spellEnd"/>
      <w:r w:rsidRPr="00211848">
        <w:rPr>
          <w:rFonts w:ascii="Times New Roman" w:hAnsi="Times New Roman" w:cs="Times New Roman"/>
          <w:lang w:val="en-US"/>
        </w:rPr>
        <w:t>] = !digitalRead(sensor[</w:t>
      </w:r>
      <w:proofErr w:type="spellStart"/>
      <w:r w:rsidRPr="00211848">
        <w:rPr>
          <w:rFonts w:ascii="Times New Roman" w:hAnsi="Times New Roman" w:cs="Times New Roman"/>
          <w:lang w:val="en-US"/>
        </w:rPr>
        <w:t>i</w:t>
      </w:r>
      <w:proofErr w:type="spellEnd"/>
      <w:r w:rsidRPr="00211848">
        <w:rPr>
          <w:rFonts w:ascii="Times New Roman" w:hAnsi="Times New Roman" w:cs="Times New Roman"/>
          <w:lang w:val="en-US"/>
        </w:rPr>
        <w:t>]);</w:t>
      </w:r>
    </w:p>
    <w:p w14:paraId="6990B034" w14:textId="77777777" w:rsidR="00115035" w:rsidRPr="00211848" w:rsidRDefault="00115035" w:rsidP="00115035">
      <w:pPr>
        <w:jc w:val="both"/>
        <w:rPr>
          <w:rFonts w:ascii="Times New Roman" w:hAnsi="Times New Roman" w:cs="Times New Roman"/>
          <w:lang w:val="en-US"/>
        </w:rPr>
      </w:pPr>
      <w:r w:rsidRPr="00211848">
        <w:rPr>
          <w:rFonts w:ascii="Times New Roman" w:hAnsi="Times New Roman" w:cs="Times New Roman"/>
          <w:lang w:val="en-US"/>
        </w:rPr>
        <w:t xml:space="preserve">      </w:t>
      </w:r>
      <w:proofErr w:type="gramStart"/>
      <w:r w:rsidRPr="00211848">
        <w:rPr>
          <w:rFonts w:ascii="Times New Roman" w:hAnsi="Times New Roman" w:cs="Times New Roman"/>
          <w:lang w:val="en-US"/>
        </w:rPr>
        <w:t>if(</w:t>
      </w:r>
      <w:proofErr w:type="spellStart"/>
      <w:proofErr w:type="gramEnd"/>
      <w:r w:rsidRPr="00211848">
        <w:rPr>
          <w:rFonts w:ascii="Times New Roman" w:hAnsi="Times New Roman" w:cs="Times New Roman"/>
          <w:lang w:val="en-US"/>
        </w:rPr>
        <w:t>sensorReading</w:t>
      </w:r>
      <w:proofErr w:type="spellEnd"/>
      <w:r w:rsidRPr="00211848">
        <w:rPr>
          <w:rFonts w:ascii="Times New Roman" w:hAnsi="Times New Roman" w:cs="Times New Roman"/>
          <w:lang w:val="en-US"/>
        </w:rPr>
        <w:t>[</w:t>
      </w:r>
      <w:proofErr w:type="spellStart"/>
      <w:r w:rsidRPr="00211848">
        <w:rPr>
          <w:rFonts w:ascii="Times New Roman" w:hAnsi="Times New Roman" w:cs="Times New Roman"/>
          <w:lang w:val="en-US"/>
        </w:rPr>
        <w:t>i</w:t>
      </w:r>
      <w:proofErr w:type="spellEnd"/>
      <w:r w:rsidRPr="00211848">
        <w:rPr>
          <w:rFonts w:ascii="Times New Roman" w:hAnsi="Times New Roman" w:cs="Times New Roman"/>
          <w:lang w:val="en-US"/>
        </w:rPr>
        <w:t xml:space="preserve">]==1) { </w:t>
      </w:r>
      <w:proofErr w:type="spellStart"/>
      <w:r w:rsidRPr="00211848">
        <w:rPr>
          <w:rFonts w:ascii="Times New Roman" w:hAnsi="Times New Roman" w:cs="Times New Roman"/>
          <w:lang w:val="en-US"/>
        </w:rPr>
        <w:t>activeSensor</w:t>
      </w:r>
      <w:proofErr w:type="spellEnd"/>
      <w:r w:rsidRPr="00211848">
        <w:rPr>
          <w:rFonts w:ascii="Times New Roman" w:hAnsi="Times New Roman" w:cs="Times New Roman"/>
          <w:lang w:val="en-US"/>
        </w:rPr>
        <w:t>+=1; }</w:t>
      </w:r>
    </w:p>
    <w:p w14:paraId="6EC4A6EF" w14:textId="77777777" w:rsidR="00115035" w:rsidRPr="00211848" w:rsidRDefault="00115035" w:rsidP="00115035">
      <w:pPr>
        <w:jc w:val="both"/>
        <w:rPr>
          <w:rFonts w:ascii="Times New Roman" w:hAnsi="Times New Roman" w:cs="Times New Roman"/>
          <w:lang w:val="en-US"/>
        </w:rPr>
      </w:pPr>
      <w:r w:rsidRPr="00211848">
        <w:rPr>
          <w:rFonts w:ascii="Times New Roman" w:hAnsi="Times New Roman" w:cs="Times New Roman"/>
          <w:lang w:val="en-US"/>
        </w:rPr>
        <w:t xml:space="preserve">      </w:t>
      </w:r>
      <w:proofErr w:type="spellStart"/>
      <w:proofErr w:type="gramStart"/>
      <w:r w:rsidRPr="00211848">
        <w:rPr>
          <w:rFonts w:ascii="Times New Roman" w:hAnsi="Times New Roman" w:cs="Times New Roman"/>
          <w:lang w:val="en-US"/>
        </w:rPr>
        <w:t>totalSensor</w:t>
      </w:r>
      <w:proofErr w:type="spellEnd"/>
      <w:proofErr w:type="gramEnd"/>
      <w:r w:rsidRPr="00211848">
        <w:rPr>
          <w:rFonts w:ascii="Times New Roman" w:hAnsi="Times New Roman" w:cs="Times New Roman"/>
          <w:lang w:val="en-US"/>
        </w:rPr>
        <w:t xml:space="preserve"> += </w:t>
      </w:r>
      <w:proofErr w:type="spellStart"/>
      <w:r w:rsidRPr="00211848">
        <w:rPr>
          <w:rFonts w:ascii="Times New Roman" w:hAnsi="Times New Roman" w:cs="Times New Roman"/>
          <w:lang w:val="en-US"/>
        </w:rPr>
        <w:t>sensorReading</w:t>
      </w:r>
      <w:proofErr w:type="spellEnd"/>
      <w:r w:rsidRPr="00211848">
        <w:rPr>
          <w:rFonts w:ascii="Times New Roman" w:hAnsi="Times New Roman" w:cs="Times New Roman"/>
          <w:lang w:val="en-US"/>
        </w:rPr>
        <w:t>[</w:t>
      </w:r>
      <w:proofErr w:type="spellStart"/>
      <w:r w:rsidRPr="00211848">
        <w:rPr>
          <w:rFonts w:ascii="Times New Roman" w:hAnsi="Times New Roman" w:cs="Times New Roman"/>
          <w:lang w:val="en-US"/>
        </w:rPr>
        <w:t>i</w:t>
      </w:r>
      <w:proofErr w:type="spellEnd"/>
      <w:r w:rsidRPr="00211848">
        <w:rPr>
          <w:rFonts w:ascii="Times New Roman" w:hAnsi="Times New Roman" w:cs="Times New Roman"/>
          <w:lang w:val="en-US"/>
        </w:rPr>
        <w:t>] * (i+1);</w:t>
      </w:r>
    </w:p>
    <w:p w14:paraId="3B56E634" w14:textId="20116B24" w:rsidR="00115035" w:rsidRPr="00115035" w:rsidRDefault="00115035" w:rsidP="00115035">
      <w:pPr>
        <w:jc w:val="both"/>
        <w:rPr>
          <w:rFonts w:ascii="Times New Roman" w:hAnsi="Times New Roman" w:cs="Times New Roman"/>
        </w:rPr>
      </w:pPr>
      <w:r w:rsidRPr="00211848">
        <w:rPr>
          <w:rFonts w:ascii="Times New Roman" w:hAnsi="Times New Roman" w:cs="Times New Roman"/>
          <w:lang w:val="en-US"/>
        </w:rPr>
        <w:t xml:space="preserve">    </w:t>
      </w:r>
      <w:r>
        <w:rPr>
          <w:rFonts w:ascii="Times New Roman" w:hAnsi="Times New Roman" w:cs="Times New Roman"/>
        </w:rPr>
        <w:t>}</w:t>
      </w:r>
      <w:r w:rsidRPr="00115035">
        <w:rPr>
          <w:rFonts w:ascii="Times New Roman" w:hAnsi="Times New Roman" w:cs="Times New Roman"/>
        </w:rPr>
        <w:t xml:space="preserve">    </w:t>
      </w:r>
    </w:p>
    <w:p w14:paraId="0FCA3C66"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avgSensor</w:t>
      </w:r>
      <w:proofErr w:type="spellEnd"/>
      <w:proofErr w:type="gramEnd"/>
      <w:r w:rsidRPr="00115035">
        <w:rPr>
          <w:rFonts w:ascii="Times New Roman" w:hAnsi="Times New Roman" w:cs="Times New Roman"/>
        </w:rPr>
        <w:t xml:space="preserve"> = </w:t>
      </w:r>
      <w:proofErr w:type="spellStart"/>
      <w:r w:rsidRPr="00115035">
        <w:rPr>
          <w:rFonts w:ascii="Times New Roman" w:hAnsi="Times New Roman" w:cs="Times New Roman"/>
        </w:rPr>
        <w:t>totalSensor</w:t>
      </w:r>
      <w:proofErr w:type="spellEnd"/>
      <w:r w:rsidRPr="00115035">
        <w:rPr>
          <w:rFonts w:ascii="Times New Roman" w:hAnsi="Times New Roman" w:cs="Times New Roman"/>
        </w:rPr>
        <w:t>/</w:t>
      </w:r>
      <w:proofErr w:type="spellStart"/>
      <w:r w:rsidRPr="00115035">
        <w:rPr>
          <w:rFonts w:ascii="Times New Roman" w:hAnsi="Times New Roman" w:cs="Times New Roman"/>
        </w:rPr>
        <w:t>activeSensor</w:t>
      </w:r>
      <w:proofErr w:type="spellEnd"/>
      <w:r w:rsidRPr="00115035">
        <w:rPr>
          <w:rFonts w:ascii="Times New Roman" w:hAnsi="Times New Roman" w:cs="Times New Roman"/>
        </w:rPr>
        <w:t>;</w:t>
      </w:r>
    </w:p>
    <w:p w14:paraId="5C7BD0EC"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activeSensor</w:t>
      </w:r>
      <w:proofErr w:type="spellEnd"/>
      <w:proofErr w:type="gramEnd"/>
      <w:r w:rsidRPr="00115035">
        <w:rPr>
          <w:rFonts w:ascii="Times New Roman" w:hAnsi="Times New Roman" w:cs="Times New Roman"/>
        </w:rPr>
        <w:t xml:space="preserve"> = 0; </w:t>
      </w:r>
      <w:proofErr w:type="spellStart"/>
      <w:r w:rsidRPr="00115035">
        <w:rPr>
          <w:rFonts w:ascii="Times New Roman" w:hAnsi="Times New Roman" w:cs="Times New Roman"/>
        </w:rPr>
        <w:t>totalSensor</w:t>
      </w:r>
      <w:proofErr w:type="spellEnd"/>
      <w:r w:rsidRPr="00115035">
        <w:rPr>
          <w:rFonts w:ascii="Times New Roman" w:hAnsi="Times New Roman" w:cs="Times New Roman"/>
        </w:rPr>
        <w:t xml:space="preserve"> = 0;</w:t>
      </w:r>
    </w:p>
    <w:p w14:paraId="5A57BB68" w14:textId="0F26513B" w:rsidR="00115035" w:rsidRPr="00115035" w:rsidRDefault="00115035" w:rsidP="00115035">
      <w:pPr>
        <w:jc w:val="both"/>
        <w:rPr>
          <w:rFonts w:ascii="Times New Roman" w:hAnsi="Times New Roman" w:cs="Times New Roman"/>
        </w:rPr>
      </w:pPr>
      <w:r>
        <w:rPr>
          <w:rFonts w:ascii="Times New Roman" w:hAnsi="Times New Roman" w:cs="Times New Roman"/>
        </w:rPr>
        <w:t>}</w:t>
      </w:r>
    </w:p>
    <w:p w14:paraId="72BD7CF7" w14:textId="77777777" w:rsidR="00115035" w:rsidRPr="00211848" w:rsidRDefault="00115035" w:rsidP="00115035">
      <w:pPr>
        <w:jc w:val="both"/>
        <w:rPr>
          <w:rFonts w:ascii="Times New Roman" w:hAnsi="Times New Roman" w:cs="Times New Roman"/>
          <w:lang w:val="en-US"/>
        </w:rPr>
      </w:pPr>
      <w:proofErr w:type="gramStart"/>
      <w:r w:rsidRPr="00211848">
        <w:rPr>
          <w:rFonts w:ascii="Times New Roman" w:hAnsi="Times New Roman" w:cs="Times New Roman"/>
          <w:lang w:val="en-US"/>
        </w:rPr>
        <w:t>void</w:t>
      </w:r>
      <w:proofErr w:type="gramEnd"/>
      <w:r w:rsidRPr="00211848">
        <w:rPr>
          <w:rFonts w:ascii="Times New Roman" w:hAnsi="Times New Roman" w:cs="Times New Roman"/>
          <w:lang w:val="en-US"/>
        </w:rPr>
        <w:t xml:space="preserve"> </w:t>
      </w:r>
      <w:proofErr w:type="spellStart"/>
      <w:r w:rsidRPr="00211848">
        <w:rPr>
          <w:rFonts w:ascii="Times New Roman" w:hAnsi="Times New Roman" w:cs="Times New Roman"/>
          <w:lang w:val="en-US"/>
        </w:rPr>
        <w:t>testSensor</w:t>
      </w:r>
      <w:proofErr w:type="spellEnd"/>
      <w:r w:rsidRPr="00211848">
        <w:rPr>
          <w:rFonts w:ascii="Times New Roman" w:hAnsi="Times New Roman" w:cs="Times New Roman"/>
          <w:lang w:val="en-US"/>
        </w:rPr>
        <w:t>(void) {</w:t>
      </w:r>
    </w:p>
    <w:p w14:paraId="6A6FF70E" w14:textId="77777777" w:rsidR="00115035" w:rsidRPr="00211848" w:rsidRDefault="00115035" w:rsidP="00115035">
      <w:pPr>
        <w:jc w:val="both"/>
        <w:rPr>
          <w:rFonts w:ascii="Times New Roman" w:hAnsi="Times New Roman" w:cs="Times New Roman"/>
          <w:lang w:val="en-US"/>
        </w:rPr>
      </w:pPr>
      <w:r w:rsidRPr="00211848">
        <w:rPr>
          <w:rFonts w:ascii="Times New Roman" w:hAnsi="Times New Roman" w:cs="Times New Roman"/>
          <w:lang w:val="en-US"/>
        </w:rPr>
        <w:t xml:space="preserve">   </w:t>
      </w:r>
      <w:proofErr w:type="gramStart"/>
      <w:r w:rsidRPr="00211848">
        <w:rPr>
          <w:rFonts w:ascii="Times New Roman" w:hAnsi="Times New Roman" w:cs="Times New Roman"/>
          <w:lang w:val="en-US"/>
        </w:rPr>
        <w:t>for(</w:t>
      </w:r>
      <w:proofErr w:type="gramEnd"/>
      <w:r w:rsidRPr="00211848">
        <w:rPr>
          <w:rFonts w:ascii="Times New Roman" w:hAnsi="Times New Roman" w:cs="Times New Roman"/>
          <w:lang w:val="en-US"/>
        </w:rPr>
        <w:t xml:space="preserve">int </w:t>
      </w:r>
      <w:proofErr w:type="spellStart"/>
      <w:r w:rsidRPr="00211848">
        <w:rPr>
          <w:rFonts w:ascii="Times New Roman" w:hAnsi="Times New Roman" w:cs="Times New Roman"/>
          <w:lang w:val="en-US"/>
        </w:rPr>
        <w:t>i</w:t>
      </w:r>
      <w:proofErr w:type="spellEnd"/>
      <w:r w:rsidRPr="00211848">
        <w:rPr>
          <w:rFonts w:ascii="Times New Roman" w:hAnsi="Times New Roman" w:cs="Times New Roman"/>
          <w:lang w:val="en-US"/>
        </w:rPr>
        <w:t xml:space="preserve">=0; </w:t>
      </w:r>
      <w:proofErr w:type="spellStart"/>
      <w:r w:rsidRPr="00211848">
        <w:rPr>
          <w:rFonts w:ascii="Times New Roman" w:hAnsi="Times New Roman" w:cs="Times New Roman"/>
          <w:lang w:val="en-US"/>
        </w:rPr>
        <w:t>i</w:t>
      </w:r>
      <w:proofErr w:type="spellEnd"/>
      <w:r w:rsidRPr="00211848">
        <w:rPr>
          <w:rFonts w:ascii="Times New Roman" w:hAnsi="Times New Roman" w:cs="Times New Roman"/>
          <w:lang w:val="en-US"/>
        </w:rPr>
        <w:t xml:space="preserve">&lt;8; </w:t>
      </w:r>
      <w:proofErr w:type="spellStart"/>
      <w:r w:rsidRPr="00211848">
        <w:rPr>
          <w:rFonts w:ascii="Times New Roman" w:hAnsi="Times New Roman" w:cs="Times New Roman"/>
          <w:lang w:val="en-US"/>
        </w:rPr>
        <w:t>i</w:t>
      </w:r>
      <w:proofErr w:type="spellEnd"/>
      <w:r w:rsidRPr="00211848">
        <w:rPr>
          <w:rFonts w:ascii="Times New Roman" w:hAnsi="Times New Roman" w:cs="Times New Roman"/>
          <w:lang w:val="en-US"/>
        </w:rPr>
        <w:t>++) {</w:t>
      </w:r>
    </w:p>
    <w:p w14:paraId="6465C081" w14:textId="77777777" w:rsidR="00115035" w:rsidRPr="00211848" w:rsidRDefault="00115035" w:rsidP="00115035">
      <w:pPr>
        <w:jc w:val="both"/>
        <w:rPr>
          <w:rFonts w:ascii="Times New Roman" w:hAnsi="Times New Roman" w:cs="Times New Roman"/>
          <w:lang w:val="en-US"/>
        </w:rPr>
      </w:pPr>
      <w:r w:rsidRPr="00211848">
        <w:rPr>
          <w:rFonts w:ascii="Times New Roman" w:hAnsi="Times New Roman" w:cs="Times New Roman"/>
          <w:lang w:val="en-US"/>
        </w:rPr>
        <w:t xml:space="preserve">    </w:t>
      </w:r>
      <w:proofErr w:type="spellStart"/>
      <w:proofErr w:type="gramStart"/>
      <w:r w:rsidRPr="00211848">
        <w:rPr>
          <w:rFonts w:ascii="Times New Roman" w:hAnsi="Times New Roman" w:cs="Times New Roman"/>
          <w:lang w:val="en-US"/>
        </w:rPr>
        <w:t>Serial.print</w:t>
      </w:r>
      <w:proofErr w:type="spellEnd"/>
      <w:r w:rsidRPr="00211848">
        <w:rPr>
          <w:rFonts w:ascii="Times New Roman" w:hAnsi="Times New Roman" w:cs="Times New Roman"/>
          <w:lang w:val="en-US"/>
        </w:rPr>
        <w:t>(</w:t>
      </w:r>
      <w:proofErr w:type="gramEnd"/>
      <w:r w:rsidRPr="00211848">
        <w:rPr>
          <w:rFonts w:ascii="Times New Roman" w:hAnsi="Times New Roman" w:cs="Times New Roman"/>
          <w:lang w:val="en-US"/>
        </w:rPr>
        <w:t>!digitalRead(sensor[</w:t>
      </w:r>
      <w:proofErr w:type="spellStart"/>
      <w:r w:rsidRPr="00211848">
        <w:rPr>
          <w:rFonts w:ascii="Times New Roman" w:hAnsi="Times New Roman" w:cs="Times New Roman"/>
          <w:lang w:val="en-US"/>
        </w:rPr>
        <w:t>i</w:t>
      </w:r>
      <w:proofErr w:type="spellEnd"/>
      <w:r w:rsidRPr="00211848">
        <w:rPr>
          <w:rFonts w:ascii="Times New Roman" w:hAnsi="Times New Roman" w:cs="Times New Roman"/>
          <w:lang w:val="en-US"/>
        </w:rPr>
        <w:t>]));</w:t>
      </w:r>
    </w:p>
    <w:p w14:paraId="2E970EB3" w14:textId="77777777" w:rsidR="00115035" w:rsidRPr="00115035" w:rsidRDefault="00115035" w:rsidP="00115035">
      <w:pPr>
        <w:jc w:val="both"/>
        <w:rPr>
          <w:rFonts w:ascii="Times New Roman" w:hAnsi="Times New Roman" w:cs="Times New Roman"/>
        </w:rPr>
      </w:pPr>
      <w:r w:rsidRPr="00211848">
        <w:rPr>
          <w:rFonts w:ascii="Times New Roman" w:hAnsi="Times New Roman" w:cs="Times New Roman"/>
          <w:lang w:val="en-US"/>
        </w:rPr>
        <w:t xml:space="preserve">  </w:t>
      </w:r>
      <w:r w:rsidRPr="00115035">
        <w:rPr>
          <w:rFonts w:ascii="Times New Roman" w:hAnsi="Times New Roman" w:cs="Times New Roman"/>
        </w:rPr>
        <w:t>}</w:t>
      </w:r>
    </w:p>
    <w:p w14:paraId="741BA9D6"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Serial.println</w:t>
      </w:r>
      <w:proofErr w:type="spellEnd"/>
      <w:r w:rsidRPr="00115035">
        <w:rPr>
          <w:rFonts w:ascii="Times New Roman" w:hAnsi="Times New Roman" w:cs="Times New Roman"/>
        </w:rPr>
        <w:t>(</w:t>
      </w:r>
      <w:proofErr w:type="gramEnd"/>
      <w:r w:rsidRPr="00115035">
        <w:rPr>
          <w:rFonts w:ascii="Times New Roman" w:hAnsi="Times New Roman" w:cs="Times New Roman"/>
        </w:rPr>
        <w:t>"");</w:t>
      </w:r>
    </w:p>
    <w:p w14:paraId="644F7B83"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gramStart"/>
      <w:r w:rsidRPr="00115035">
        <w:rPr>
          <w:rFonts w:ascii="Times New Roman" w:hAnsi="Times New Roman" w:cs="Times New Roman"/>
        </w:rPr>
        <w:t>delay(</w:t>
      </w:r>
      <w:proofErr w:type="gramEnd"/>
      <w:r w:rsidRPr="00115035">
        <w:rPr>
          <w:rFonts w:ascii="Times New Roman" w:hAnsi="Times New Roman" w:cs="Times New Roman"/>
        </w:rPr>
        <w:t>20);</w:t>
      </w:r>
    </w:p>
    <w:p w14:paraId="025ED637" w14:textId="6E771E5E" w:rsidR="00115035" w:rsidRPr="00115035" w:rsidRDefault="00115035" w:rsidP="00115035">
      <w:pPr>
        <w:jc w:val="both"/>
        <w:rPr>
          <w:rFonts w:ascii="Times New Roman" w:hAnsi="Times New Roman" w:cs="Times New Roman"/>
        </w:rPr>
      </w:pPr>
      <w:r>
        <w:rPr>
          <w:rFonts w:ascii="Times New Roman" w:hAnsi="Times New Roman" w:cs="Times New Roman"/>
        </w:rPr>
        <w:t>}</w:t>
      </w:r>
    </w:p>
    <w:p w14:paraId="0B4CBAB3" w14:textId="77777777" w:rsidR="00115035" w:rsidRPr="00211848" w:rsidRDefault="00115035" w:rsidP="00115035">
      <w:pPr>
        <w:jc w:val="both"/>
        <w:rPr>
          <w:rFonts w:ascii="Times New Roman" w:hAnsi="Times New Roman" w:cs="Times New Roman"/>
          <w:lang w:val="en-US"/>
        </w:rPr>
      </w:pPr>
      <w:proofErr w:type="spellStart"/>
      <w:proofErr w:type="gramStart"/>
      <w:r w:rsidRPr="00211848">
        <w:rPr>
          <w:rFonts w:ascii="Times New Roman" w:hAnsi="Times New Roman" w:cs="Times New Roman"/>
          <w:lang w:val="en-US"/>
        </w:rPr>
        <w:t>boolean</w:t>
      </w:r>
      <w:proofErr w:type="spellEnd"/>
      <w:proofErr w:type="gramEnd"/>
      <w:r w:rsidRPr="00211848">
        <w:rPr>
          <w:rFonts w:ascii="Times New Roman" w:hAnsi="Times New Roman" w:cs="Times New Roman"/>
          <w:lang w:val="en-US"/>
        </w:rPr>
        <w:t xml:space="preserve"> </w:t>
      </w:r>
      <w:proofErr w:type="spellStart"/>
      <w:r w:rsidRPr="00211848">
        <w:rPr>
          <w:rFonts w:ascii="Times New Roman" w:hAnsi="Times New Roman" w:cs="Times New Roman"/>
          <w:lang w:val="en-US"/>
        </w:rPr>
        <w:t>checkSensor</w:t>
      </w:r>
      <w:proofErr w:type="spellEnd"/>
      <w:r w:rsidRPr="00211848">
        <w:rPr>
          <w:rFonts w:ascii="Times New Roman" w:hAnsi="Times New Roman" w:cs="Times New Roman"/>
          <w:lang w:val="en-US"/>
        </w:rPr>
        <w:t>() {</w:t>
      </w:r>
    </w:p>
    <w:p w14:paraId="19A319C8" w14:textId="77777777" w:rsidR="00115035" w:rsidRPr="00211848" w:rsidRDefault="00115035" w:rsidP="00115035">
      <w:pPr>
        <w:jc w:val="both"/>
        <w:rPr>
          <w:rFonts w:ascii="Times New Roman" w:hAnsi="Times New Roman" w:cs="Times New Roman"/>
          <w:lang w:val="en-US"/>
        </w:rPr>
      </w:pPr>
      <w:r w:rsidRPr="00211848">
        <w:rPr>
          <w:rFonts w:ascii="Times New Roman" w:hAnsi="Times New Roman" w:cs="Times New Roman"/>
          <w:lang w:val="en-US"/>
        </w:rPr>
        <w:t xml:space="preserve">  </w:t>
      </w:r>
      <w:proofErr w:type="spellStart"/>
      <w:proofErr w:type="gramStart"/>
      <w:r w:rsidRPr="00211848">
        <w:rPr>
          <w:rFonts w:ascii="Times New Roman" w:hAnsi="Times New Roman" w:cs="Times New Roman"/>
          <w:lang w:val="en-US"/>
        </w:rPr>
        <w:t>boolean</w:t>
      </w:r>
      <w:proofErr w:type="spellEnd"/>
      <w:proofErr w:type="gramEnd"/>
      <w:r w:rsidRPr="00211848">
        <w:rPr>
          <w:rFonts w:ascii="Times New Roman" w:hAnsi="Times New Roman" w:cs="Times New Roman"/>
          <w:lang w:val="en-US"/>
        </w:rPr>
        <w:t xml:space="preserve"> state = 0;</w:t>
      </w:r>
    </w:p>
    <w:p w14:paraId="2120D355" w14:textId="77777777" w:rsidR="00115035" w:rsidRPr="00211848" w:rsidRDefault="00115035" w:rsidP="00115035">
      <w:pPr>
        <w:jc w:val="both"/>
        <w:rPr>
          <w:rFonts w:ascii="Times New Roman" w:hAnsi="Times New Roman" w:cs="Times New Roman"/>
          <w:lang w:val="en-US"/>
        </w:rPr>
      </w:pPr>
      <w:r w:rsidRPr="00211848">
        <w:rPr>
          <w:rFonts w:ascii="Times New Roman" w:hAnsi="Times New Roman" w:cs="Times New Roman"/>
          <w:lang w:val="en-US"/>
        </w:rPr>
        <w:t xml:space="preserve">  </w:t>
      </w:r>
      <w:proofErr w:type="gramStart"/>
      <w:r w:rsidRPr="00211848">
        <w:rPr>
          <w:rFonts w:ascii="Times New Roman" w:hAnsi="Times New Roman" w:cs="Times New Roman"/>
          <w:lang w:val="en-US"/>
        </w:rPr>
        <w:t>for(</w:t>
      </w:r>
      <w:proofErr w:type="gramEnd"/>
      <w:r w:rsidRPr="00211848">
        <w:rPr>
          <w:rFonts w:ascii="Times New Roman" w:hAnsi="Times New Roman" w:cs="Times New Roman"/>
          <w:lang w:val="en-US"/>
        </w:rPr>
        <w:t xml:space="preserve">int </w:t>
      </w:r>
      <w:proofErr w:type="spellStart"/>
      <w:r w:rsidRPr="00211848">
        <w:rPr>
          <w:rFonts w:ascii="Times New Roman" w:hAnsi="Times New Roman" w:cs="Times New Roman"/>
          <w:lang w:val="en-US"/>
        </w:rPr>
        <w:t>i</w:t>
      </w:r>
      <w:proofErr w:type="spellEnd"/>
      <w:r w:rsidRPr="00211848">
        <w:rPr>
          <w:rFonts w:ascii="Times New Roman" w:hAnsi="Times New Roman" w:cs="Times New Roman"/>
          <w:lang w:val="en-US"/>
        </w:rPr>
        <w:t xml:space="preserve">=0; </w:t>
      </w:r>
      <w:proofErr w:type="spellStart"/>
      <w:r w:rsidRPr="00211848">
        <w:rPr>
          <w:rFonts w:ascii="Times New Roman" w:hAnsi="Times New Roman" w:cs="Times New Roman"/>
          <w:lang w:val="en-US"/>
        </w:rPr>
        <w:t>i</w:t>
      </w:r>
      <w:proofErr w:type="spellEnd"/>
      <w:r w:rsidRPr="00211848">
        <w:rPr>
          <w:rFonts w:ascii="Times New Roman" w:hAnsi="Times New Roman" w:cs="Times New Roman"/>
          <w:lang w:val="en-US"/>
        </w:rPr>
        <w:t xml:space="preserve">&lt;8; </w:t>
      </w:r>
      <w:proofErr w:type="spellStart"/>
      <w:r w:rsidRPr="00211848">
        <w:rPr>
          <w:rFonts w:ascii="Times New Roman" w:hAnsi="Times New Roman" w:cs="Times New Roman"/>
          <w:lang w:val="en-US"/>
        </w:rPr>
        <w:t>i</w:t>
      </w:r>
      <w:proofErr w:type="spellEnd"/>
      <w:r w:rsidRPr="00211848">
        <w:rPr>
          <w:rFonts w:ascii="Times New Roman" w:hAnsi="Times New Roman" w:cs="Times New Roman"/>
          <w:lang w:val="en-US"/>
        </w:rPr>
        <w:t>++) {</w:t>
      </w:r>
    </w:p>
    <w:p w14:paraId="03582BA0" w14:textId="77777777" w:rsidR="00115035" w:rsidRPr="00211848" w:rsidRDefault="00115035" w:rsidP="00115035">
      <w:pPr>
        <w:jc w:val="both"/>
        <w:rPr>
          <w:rFonts w:ascii="Times New Roman" w:hAnsi="Times New Roman" w:cs="Times New Roman"/>
          <w:lang w:val="en-US"/>
          <w:rPrChange w:id="382" w:author="Gerardo Lopez" w:date="2016-05-16T13:24:00Z">
            <w:rPr>
              <w:rFonts w:ascii="Times New Roman" w:hAnsi="Times New Roman" w:cs="Times New Roman"/>
            </w:rPr>
          </w:rPrChange>
        </w:rPr>
      </w:pPr>
      <w:r w:rsidRPr="00211848">
        <w:rPr>
          <w:rFonts w:ascii="Times New Roman" w:hAnsi="Times New Roman" w:cs="Times New Roman"/>
          <w:lang w:val="en-US"/>
        </w:rPr>
        <w:t xml:space="preserve">    </w:t>
      </w:r>
      <w:proofErr w:type="gramStart"/>
      <w:r w:rsidRPr="00211848">
        <w:rPr>
          <w:rFonts w:ascii="Times New Roman" w:hAnsi="Times New Roman" w:cs="Times New Roman"/>
          <w:lang w:val="en-US"/>
          <w:rPrChange w:id="383" w:author="Gerardo Lopez" w:date="2016-05-16T13:24:00Z">
            <w:rPr>
              <w:rFonts w:ascii="Times New Roman" w:hAnsi="Times New Roman" w:cs="Times New Roman"/>
            </w:rPr>
          </w:rPrChange>
        </w:rPr>
        <w:t>if(</w:t>
      </w:r>
      <w:proofErr w:type="gramEnd"/>
      <w:r w:rsidRPr="00211848">
        <w:rPr>
          <w:rFonts w:ascii="Times New Roman" w:hAnsi="Times New Roman" w:cs="Times New Roman"/>
          <w:lang w:val="en-US"/>
          <w:rPrChange w:id="384" w:author="Gerardo Lopez" w:date="2016-05-16T13:24:00Z">
            <w:rPr>
              <w:rFonts w:ascii="Times New Roman" w:hAnsi="Times New Roman" w:cs="Times New Roman"/>
            </w:rPr>
          </w:rPrChange>
        </w:rPr>
        <w:t>digitalRead(sensor[1])==0) {state=1;}</w:t>
      </w:r>
    </w:p>
    <w:p w14:paraId="688E5CBF" w14:textId="77777777" w:rsidR="00115035" w:rsidRPr="00211848" w:rsidRDefault="00115035" w:rsidP="00115035">
      <w:pPr>
        <w:jc w:val="both"/>
        <w:rPr>
          <w:rFonts w:ascii="Times New Roman" w:hAnsi="Times New Roman" w:cs="Times New Roman"/>
          <w:lang w:val="en-US"/>
          <w:rPrChange w:id="385" w:author="Gerardo Lopez" w:date="2016-05-16T13:24:00Z">
            <w:rPr>
              <w:rFonts w:ascii="Times New Roman" w:hAnsi="Times New Roman" w:cs="Times New Roman"/>
            </w:rPr>
          </w:rPrChange>
        </w:rPr>
      </w:pPr>
      <w:r w:rsidRPr="00211848">
        <w:rPr>
          <w:rFonts w:ascii="Times New Roman" w:hAnsi="Times New Roman" w:cs="Times New Roman"/>
          <w:lang w:val="en-US"/>
          <w:rPrChange w:id="386" w:author="Gerardo Lopez" w:date="2016-05-16T13:24:00Z">
            <w:rPr>
              <w:rFonts w:ascii="Times New Roman" w:hAnsi="Times New Roman" w:cs="Times New Roman"/>
            </w:rPr>
          </w:rPrChange>
        </w:rPr>
        <w:t xml:space="preserve">  }</w:t>
      </w:r>
    </w:p>
    <w:p w14:paraId="3888F5C0" w14:textId="77777777" w:rsidR="00115035" w:rsidRPr="00211848" w:rsidRDefault="00115035" w:rsidP="00115035">
      <w:pPr>
        <w:jc w:val="both"/>
        <w:rPr>
          <w:rFonts w:ascii="Times New Roman" w:hAnsi="Times New Roman" w:cs="Times New Roman"/>
          <w:lang w:val="en-US"/>
          <w:rPrChange w:id="387" w:author="Gerardo Lopez" w:date="2016-05-16T13:24:00Z">
            <w:rPr>
              <w:rFonts w:ascii="Times New Roman" w:hAnsi="Times New Roman" w:cs="Times New Roman"/>
            </w:rPr>
          </w:rPrChange>
        </w:rPr>
      </w:pPr>
      <w:r w:rsidRPr="00211848">
        <w:rPr>
          <w:rFonts w:ascii="Times New Roman" w:hAnsi="Times New Roman" w:cs="Times New Roman"/>
          <w:lang w:val="en-US"/>
          <w:rPrChange w:id="388" w:author="Gerardo Lopez" w:date="2016-05-16T13:24:00Z">
            <w:rPr>
              <w:rFonts w:ascii="Times New Roman" w:hAnsi="Times New Roman" w:cs="Times New Roman"/>
            </w:rPr>
          </w:rPrChange>
        </w:rPr>
        <w:t xml:space="preserve">  </w:t>
      </w:r>
      <w:proofErr w:type="gramStart"/>
      <w:r w:rsidRPr="00211848">
        <w:rPr>
          <w:rFonts w:ascii="Times New Roman" w:hAnsi="Times New Roman" w:cs="Times New Roman"/>
          <w:lang w:val="en-US"/>
          <w:rPrChange w:id="389" w:author="Gerardo Lopez" w:date="2016-05-16T13:24:00Z">
            <w:rPr>
              <w:rFonts w:ascii="Times New Roman" w:hAnsi="Times New Roman" w:cs="Times New Roman"/>
            </w:rPr>
          </w:rPrChange>
        </w:rPr>
        <w:t>retur</w:t>
      </w:r>
      <w:commentRangeEnd w:id="37"/>
      <w:proofErr w:type="gramEnd"/>
      <w:r w:rsidR="00211848">
        <w:rPr>
          <w:rStyle w:val="Refdecomentario"/>
        </w:rPr>
        <w:commentReference w:id="37"/>
      </w:r>
      <w:r w:rsidRPr="00211848">
        <w:rPr>
          <w:rFonts w:ascii="Times New Roman" w:hAnsi="Times New Roman" w:cs="Times New Roman"/>
          <w:lang w:val="en-US"/>
          <w:rPrChange w:id="390" w:author="Gerardo Lopez" w:date="2016-05-16T13:24:00Z">
            <w:rPr>
              <w:rFonts w:ascii="Times New Roman" w:hAnsi="Times New Roman" w:cs="Times New Roman"/>
            </w:rPr>
          </w:rPrChange>
        </w:rPr>
        <w:t>n state;</w:t>
      </w:r>
    </w:p>
    <w:p w14:paraId="36CFC6A2" w14:textId="6AD4E592" w:rsidR="00C82659" w:rsidRPr="00211848" w:rsidRDefault="00115035" w:rsidP="003910DD">
      <w:pPr>
        <w:jc w:val="both"/>
        <w:rPr>
          <w:rFonts w:ascii="Times New Roman" w:hAnsi="Times New Roman" w:cs="Times New Roman"/>
          <w:lang w:val="en-US"/>
          <w:rPrChange w:id="391" w:author="Gerardo Lopez" w:date="2016-05-16T13:24:00Z">
            <w:rPr>
              <w:rFonts w:ascii="Times New Roman" w:hAnsi="Times New Roman" w:cs="Times New Roman"/>
            </w:rPr>
          </w:rPrChange>
        </w:rPr>
      </w:pPr>
      <w:r w:rsidRPr="00211848">
        <w:rPr>
          <w:rFonts w:ascii="Times New Roman" w:hAnsi="Times New Roman" w:cs="Times New Roman"/>
          <w:lang w:val="en-US"/>
          <w:rPrChange w:id="392" w:author="Gerardo Lopez" w:date="2016-05-16T13:24:00Z">
            <w:rPr>
              <w:rFonts w:ascii="Times New Roman" w:hAnsi="Times New Roman" w:cs="Times New Roman"/>
            </w:rPr>
          </w:rPrChange>
        </w:rPr>
        <w:t>}</w:t>
      </w:r>
    </w:p>
    <w:p w14:paraId="5C0408C5" w14:textId="77777777" w:rsidR="00C82659" w:rsidRPr="00B370B6" w:rsidRDefault="00C82659" w:rsidP="003910DD">
      <w:pPr>
        <w:pStyle w:val="Ttulo1"/>
        <w:rPr>
          <w:sz w:val="22"/>
          <w:szCs w:val="22"/>
        </w:rPr>
      </w:pPr>
      <w:r w:rsidRPr="00B370B6">
        <w:rPr>
          <w:sz w:val="22"/>
          <w:szCs w:val="22"/>
        </w:rPr>
        <w:t>Conclusiones</w:t>
      </w:r>
    </w:p>
    <w:p w14:paraId="14FC6539" w14:textId="77777777" w:rsidR="00FC01B9" w:rsidRPr="00B370B6" w:rsidRDefault="00FC01B9" w:rsidP="003910DD">
      <w:pPr>
        <w:pStyle w:val="Prrafodelista"/>
        <w:jc w:val="both"/>
        <w:rPr>
          <w:rFonts w:ascii="Times New Roman" w:eastAsiaTheme="minorEastAsia" w:hAnsi="Times New Roman" w:cs="Times New Roman"/>
        </w:rPr>
      </w:pPr>
    </w:p>
    <w:p w14:paraId="457C4715" w14:textId="39E5E524" w:rsidR="004559B6" w:rsidRDefault="004B5871" w:rsidP="004B5871">
      <w:pPr>
        <w:pStyle w:val="Prrafodelista"/>
        <w:numPr>
          <w:ilvl w:val="0"/>
          <w:numId w:val="6"/>
        </w:numPr>
        <w:jc w:val="both"/>
        <w:rPr>
          <w:rFonts w:ascii="Times New Roman" w:eastAsiaTheme="minorEastAsia" w:hAnsi="Times New Roman" w:cs="Times New Roman"/>
        </w:rPr>
      </w:pPr>
      <w:commentRangeStart w:id="393"/>
      <w:r>
        <w:rPr>
          <w:rFonts w:ascii="Times New Roman" w:eastAsiaTheme="minorEastAsia" w:hAnsi="Times New Roman" w:cs="Times New Roman"/>
        </w:rPr>
        <w:t xml:space="preserve">La herramienta de la plataforma de programación para el </w:t>
      </w:r>
      <w:proofErr w:type="spellStart"/>
      <w:r>
        <w:rPr>
          <w:rFonts w:ascii="Times New Roman" w:eastAsiaTheme="minorEastAsia" w:hAnsi="Times New Roman" w:cs="Times New Roman"/>
        </w:rPr>
        <w:t>arduino</w:t>
      </w:r>
      <w:proofErr w:type="spellEnd"/>
      <w:r>
        <w:rPr>
          <w:rFonts w:ascii="Times New Roman" w:eastAsiaTheme="minorEastAsia" w:hAnsi="Times New Roman" w:cs="Times New Roman"/>
        </w:rPr>
        <w:t xml:space="preserve"> </w:t>
      </w:r>
      <w:r w:rsidR="00115035">
        <w:rPr>
          <w:rFonts w:ascii="Times New Roman" w:eastAsiaTheme="minorEastAsia" w:hAnsi="Times New Roman" w:cs="Times New Roman"/>
        </w:rPr>
        <w:t>está</w:t>
      </w:r>
      <w:r>
        <w:rPr>
          <w:rFonts w:ascii="Times New Roman" w:eastAsiaTheme="minorEastAsia" w:hAnsi="Times New Roman" w:cs="Times New Roman"/>
        </w:rPr>
        <w:t xml:space="preserve"> basado en el lenguaje c y </w:t>
      </w:r>
      <w:proofErr w:type="spellStart"/>
      <w:r>
        <w:rPr>
          <w:rFonts w:ascii="Times New Roman" w:eastAsiaTheme="minorEastAsia" w:hAnsi="Times New Roman" w:cs="Times New Roman"/>
        </w:rPr>
        <w:t>c++</w:t>
      </w:r>
      <w:proofErr w:type="spellEnd"/>
      <w:r>
        <w:rPr>
          <w:rFonts w:ascii="Times New Roman" w:eastAsiaTheme="minorEastAsia" w:hAnsi="Times New Roman" w:cs="Times New Roman"/>
        </w:rPr>
        <w:t>.</w:t>
      </w:r>
      <w:commentRangeEnd w:id="393"/>
      <w:r w:rsidR="00A61A8B">
        <w:rPr>
          <w:rStyle w:val="Refdecomentario"/>
        </w:rPr>
        <w:commentReference w:id="393"/>
      </w:r>
    </w:p>
    <w:p w14:paraId="43947B3C" w14:textId="7A2F295F" w:rsidR="00115035" w:rsidRDefault="00115035" w:rsidP="004B5871">
      <w:pPr>
        <w:pStyle w:val="Prrafodelista"/>
        <w:numPr>
          <w:ilvl w:val="0"/>
          <w:numId w:val="6"/>
        </w:numPr>
        <w:jc w:val="both"/>
        <w:rPr>
          <w:rFonts w:ascii="Times New Roman" w:eastAsiaTheme="minorEastAsia" w:hAnsi="Times New Roman" w:cs="Times New Roman"/>
        </w:rPr>
      </w:pPr>
      <w:r>
        <w:rPr>
          <w:rFonts w:ascii="Times New Roman" w:eastAsiaTheme="minorEastAsia" w:hAnsi="Times New Roman" w:cs="Times New Roman"/>
        </w:rPr>
        <w:t>Arduino es una plataforma</w:t>
      </w:r>
      <w:r w:rsidR="00D61796">
        <w:rPr>
          <w:rFonts w:ascii="Times New Roman" w:eastAsiaTheme="minorEastAsia" w:hAnsi="Times New Roman" w:cs="Times New Roman"/>
        </w:rPr>
        <w:t xml:space="preserve"> multipropósitos que se puede utilizar para diversos casos.</w:t>
      </w:r>
    </w:p>
    <w:p w14:paraId="783EA348" w14:textId="20EC1410" w:rsidR="00D61796" w:rsidRDefault="00D61796" w:rsidP="004B5871">
      <w:pPr>
        <w:pStyle w:val="Prrafodelista"/>
        <w:numPr>
          <w:ilvl w:val="0"/>
          <w:numId w:val="6"/>
        </w:numPr>
        <w:jc w:val="both"/>
        <w:rPr>
          <w:rFonts w:ascii="Times New Roman" w:eastAsiaTheme="minorEastAsia" w:hAnsi="Times New Roman" w:cs="Times New Roman"/>
        </w:rPr>
      </w:pPr>
      <w:r>
        <w:rPr>
          <w:rFonts w:ascii="Times New Roman" w:eastAsiaTheme="minorEastAsia" w:hAnsi="Times New Roman" w:cs="Times New Roman"/>
        </w:rPr>
        <w:t>Las señales de los sensores PID son ecuaciones utilizadas para la estabilización y una mejor calidad de muestreo en la señal</w:t>
      </w:r>
    </w:p>
    <w:p w14:paraId="6A2ECFF0" w14:textId="4BC186F3" w:rsidR="00D61796" w:rsidRPr="004B5871" w:rsidRDefault="00E31728" w:rsidP="004B5871">
      <w:pPr>
        <w:pStyle w:val="Prrafodelista"/>
        <w:numPr>
          <w:ilvl w:val="0"/>
          <w:numId w:val="6"/>
        </w:numPr>
        <w:jc w:val="both"/>
        <w:rPr>
          <w:rFonts w:ascii="Times New Roman" w:eastAsiaTheme="minorEastAsia" w:hAnsi="Times New Roman" w:cs="Times New Roman"/>
        </w:rPr>
      </w:pPr>
      <w:r>
        <w:rPr>
          <w:rFonts w:ascii="Times New Roman" w:eastAsiaTheme="minorEastAsia" w:hAnsi="Times New Roman" w:cs="Times New Roman"/>
        </w:rPr>
        <w:t>Diversos componentes existen para la manipulación entre los elementos, dando a una gran gama de combinaciones para formar un mismo robot, dando a diferentes características también.</w:t>
      </w:r>
    </w:p>
    <w:p w14:paraId="4BBFC273" w14:textId="77777777" w:rsidR="004559B6" w:rsidRPr="00B370B6" w:rsidRDefault="004559B6" w:rsidP="003910DD">
      <w:pPr>
        <w:jc w:val="both"/>
        <w:rPr>
          <w:rFonts w:ascii="Times New Roman" w:eastAsiaTheme="minorEastAsia" w:hAnsi="Times New Roman" w:cs="Times New Roman"/>
        </w:rPr>
      </w:pPr>
    </w:p>
    <w:sdt>
      <w:sdtPr>
        <w:rPr>
          <w:rFonts w:asciiTheme="minorHAnsi" w:eastAsiaTheme="minorHAnsi" w:hAnsiTheme="minorHAnsi" w:cstheme="minorBidi"/>
          <w:smallCaps w:val="0"/>
          <w:kern w:val="0"/>
          <w:sz w:val="22"/>
          <w:szCs w:val="22"/>
          <w:lang w:val="es-CO"/>
        </w:rPr>
        <w:id w:val="-183676501"/>
        <w:docPartObj>
          <w:docPartGallery w:val="Bibliographies"/>
          <w:docPartUnique/>
        </w:docPartObj>
      </w:sdtPr>
      <w:sdtEndPr/>
      <w:sdtContent>
        <w:p w14:paraId="7837BB21" w14:textId="7D98203E" w:rsidR="00E31728" w:rsidRDefault="00E31728">
          <w:pPr>
            <w:pStyle w:val="Ttulo1"/>
          </w:pPr>
          <w:r>
            <w:t>Bibliografía</w:t>
          </w:r>
        </w:p>
        <w:sdt>
          <w:sdtPr>
            <w:id w:val="111145805"/>
            <w:bibliography/>
          </w:sdtPr>
          <w:sdtEndPr/>
          <w:sdtContent>
            <w:commentRangeStart w:id="394" w:displacedByCustomXml="prev"/>
            <w:p w14:paraId="5DD502E8" w14:textId="77777777" w:rsidR="00E31728" w:rsidRDefault="00E31728">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4530"/>
              </w:tblGrid>
              <w:tr w:rsidR="00E31728" w14:paraId="3549EC80" w14:textId="77777777">
                <w:trPr>
                  <w:divId w:val="1743477985"/>
                  <w:tblCellSpacing w:w="15" w:type="dxa"/>
                </w:trPr>
                <w:tc>
                  <w:tcPr>
                    <w:tcW w:w="50" w:type="pct"/>
                    <w:hideMark/>
                  </w:tcPr>
                  <w:p w14:paraId="4461ABC8" w14:textId="77777777" w:rsidR="00E31728" w:rsidRPr="00E31728" w:rsidRDefault="00E31728">
                    <w:pPr>
                      <w:pStyle w:val="Bibliografa"/>
                      <w:rPr>
                        <w:noProof/>
                        <w:sz w:val="20"/>
                        <w:szCs w:val="24"/>
                      </w:rPr>
                    </w:pPr>
                    <w:r w:rsidRPr="00E31728">
                      <w:rPr>
                        <w:noProof/>
                        <w:sz w:val="20"/>
                      </w:rPr>
                      <w:t xml:space="preserve">[1] </w:t>
                    </w:r>
                  </w:p>
                </w:tc>
                <w:tc>
                  <w:tcPr>
                    <w:tcW w:w="0" w:type="auto"/>
                    <w:hideMark/>
                  </w:tcPr>
                  <w:p w14:paraId="7207EE32" w14:textId="77777777" w:rsidR="00E31728" w:rsidRPr="00E31728" w:rsidRDefault="00E31728">
                    <w:pPr>
                      <w:pStyle w:val="Bibliografa"/>
                      <w:rPr>
                        <w:noProof/>
                        <w:sz w:val="20"/>
                      </w:rPr>
                    </w:pPr>
                    <w:r w:rsidRPr="00E31728">
                      <w:rPr>
                        <w:noProof/>
                        <w:sz w:val="20"/>
                      </w:rPr>
                      <w:t xml:space="preserve">desconocido, «CONTROL-PID,» [En línea]. </w:t>
                    </w:r>
                    <w:r w:rsidRPr="00211848">
                      <w:rPr>
                        <w:noProof/>
                        <w:sz w:val="20"/>
                        <w:lang w:val="en-US"/>
                        <w:rPrChange w:id="395" w:author="Gerardo Lopez" w:date="2016-05-16T13:24:00Z">
                          <w:rPr>
                            <w:noProof/>
                            <w:sz w:val="20"/>
                          </w:rPr>
                        </w:rPrChange>
                      </w:rPr>
                      <w:t xml:space="preserve">Available: http://control-pid.wikispaces.com/. </w:t>
                    </w:r>
                    <w:r w:rsidRPr="00E31728">
                      <w:rPr>
                        <w:noProof/>
                        <w:sz w:val="20"/>
                      </w:rPr>
                      <w:t>[Último acceso: 03 05 2016].</w:t>
                    </w:r>
                  </w:p>
                </w:tc>
              </w:tr>
              <w:tr w:rsidR="00E31728" w14:paraId="7B426013" w14:textId="77777777">
                <w:trPr>
                  <w:divId w:val="1743477985"/>
                  <w:tblCellSpacing w:w="15" w:type="dxa"/>
                </w:trPr>
                <w:tc>
                  <w:tcPr>
                    <w:tcW w:w="50" w:type="pct"/>
                    <w:hideMark/>
                  </w:tcPr>
                  <w:p w14:paraId="7002B98C" w14:textId="77777777" w:rsidR="00E31728" w:rsidRPr="00E31728" w:rsidRDefault="00E31728">
                    <w:pPr>
                      <w:pStyle w:val="Bibliografa"/>
                      <w:rPr>
                        <w:noProof/>
                        <w:sz w:val="20"/>
                      </w:rPr>
                    </w:pPr>
                    <w:r w:rsidRPr="00E31728">
                      <w:rPr>
                        <w:noProof/>
                        <w:sz w:val="20"/>
                      </w:rPr>
                      <w:t xml:space="preserve">[2] </w:t>
                    </w:r>
                  </w:p>
                </w:tc>
                <w:tc>
                  <w:tcPr>
                    <w:tcW w:w="0" w:type="auto"/>
                    <w:hideMark/>
                  </w:tcPr>
                  <w:p w14:paraId="339521E7" w14:textId="77777777" w:rsidR="00E31728" w:rsidRPr="00E31728" w:rsidRDefault="00E31728">
                    <w:pPr>
                      <w:pStyle w:val="Bibliografa"/>
                      <w:rPr>
                        <w:noProof/>
                        <w:sz w:val="20"/>
                      </w:rPr>
                    </w:pPr>
                    <w:r w:rsidRPr="00E31728">
                      <w:rPr>
                        <w:noProof/>
                        <w:sz w:val="20"/>
                      </w:rPr>
                      <w:t>desconosido, «arduino,» [En línea]. Available: https://www.arduino.cc/en/Main/ArduinoBoardUno. [Último acceso: 04 05 2016].</w:t>
                    </w:r>
                  </w:p>
                </w:tc>
              </w:tr>
              <w:tr w:rsidR="00E31728" w14:paraId="6F565B2A" w14:textId="77777777">
                <w:trPr>
                  <w:divId w:val="1743477985"/>
                  <w:tblCellSpacing w:w="15" w:type="dxa"/>
                </w:trPr>
                <w:tc>
                  <w:tcPr>
                    <w:tcW w:w="50" w:type="pct"/>
                    <w:hideMark/>
                  </w:tcPr>
                  <w:p w14:paraId="3C6CABD8" w14:textId="77777777" w:rsidR="00E31728" w:rsidRPr="00E31728" w:rsidRDefault="00E31728">
                    <w:pPr>
                      <w:pStyle w:val="Bibliografa"/>
                      <w:rPr>
                        <w:noProof/>
                        <w:sz w:val="20"/>
                      </w:rPr>
                    </w:pPr>
                    <w:r w:rsidRPr="00E31728">
                      <w:rPr>
                        <w:noProof/>
                        <w:sz w:val="20"/>
                      </w:rPr>
                      <w:t xml:space="preserve">[3] </w:t>
                    </w:r>
                  </w:p>
                </w:tc>
                <w:tc>
                  <w:tcPr>
                    <w:tcW w:w="0" w:type="auto"/>
                    <w:hideMark/>
                  </w:tcPr>
                  <w:p w14:paraId="30094986" w14:textId="77777777" w:rsidR="00E31728" w:rsidRPr="00E31728" w:rsidRDefault="00E31728">
                    <w:pPr>
                      <w:pStyle w:val="Bibliografa"/>
                      <w:rPr>
                        <w:noProof/>
                        <w:sz w:val="20"/>
                      </w:rPr>
                    </w:pPr>
                    <w:r w:rsidRPr="00E31728">
                      <w:rPr>
                        <w:noProof/>
                        <w:sz w:val="20"/>
                      </w:rPr>
                      <w:t xml:space="preserve">T. Hirzel, «arduino,» [En línea]. </w:t>
                    </w:r>
                    <w:r w:rsidRPr="00211848">
                      <w:rPr>
                        <w:noProof/>
                        <w:sz w:val="20"/>
                        <w:lang w:val="en-US"/>
                        <w:rPrChange w:id="396" w:author="Gerardo Lopez" w:date="2016-05-16T13:24:00Z">
                          <w:rPr>
                            <w:noProof/>
                            <w:sz w:val="20"/>
                          </w:rPr>
                        </w:rPrChange>
                      </w:rPr>
                      <w:t xml:space="preserve">Available: https://www.arduino.cc/en/Tutorial/PWM. </w:t>
                    </w:r>
                    <w:r w:rsidRPr="00E31728">
                      <w:rPr>
                        <w:noProof/>
                        <w:sz w:val="20"/>
                      </w:rPr>
                      <w:t>[Último acceso: 04 05 2016].</w:t>
                    </w:r>
                  </w:p>
                </w:tc>
              </w:tr>
            </w:tbl>
            <w:p w14:paraId="5EF45105" w14:textId="77777777" w:rsidR="00E31728" w:rsidRDefault="00E31728">
              <w:pPr>
                <w:divId w:val="1743477985"/>
                <w:rPr>
                  <w:rFonts w:eastAsia="Times New Roman"/>
                  <w:noProof/>
                </w:rPr>
              </w:pPr>
            </w:p>
            <w:p w14:paraId="0D12EA56" w14:textId="4FDD732B" w:rsidR="00E31728" w:rsidRDefault="00E31728">
              <w:r>
                <w:rPr>
                  <w:b/>
                  <w:bCs/>
                </w:rPr>
                <w:fldChar w:fldCharType="end"/>
              </w:r>
              <w:commentRangeEnd w:id="394"/>
              <w:r w:rsidR="00A61A8B">
                <w:rPr>
                  <w:rStyle w:val="Refdecomentario"/>
                </w:rPr>
                <w:commentReference w:id="394"/>
              </w:r>
            </w:p>
          </w:sdtContent>
        </w:sdt>
      </w:sdtContent>
    </w:sdt>
    <w:p w14:paraId="2824DE30" w14:textId="77777777" w:rsidR="004559B6" w:rsidRPr="00B370B6" w:rsidRDefault="004559B6" w:rsidP="003910DD">
      <w:pPr>
        <w:autoSpaceDE w:val="0"/>
        <w:autoSpaceDN w:val="0"/>
        <w:spacing w:after="0" w:line="240" w:lineRule="auto"/>
        <w:jc w:val="both"/>
        <w:rPr>
          <w:rFonts w:ascii="Times New Roman" w:hAnsi="Times New Roman" w:cs="Times New Roman"/>
        </w:rPr>
      </w:pPr>
    </w:p>
    <w:p w14:paraId="296C8F1C" w14:textId="77777777" w:rsidR="00E74371" w:rsidRPr="00B370B6" w:rsidRDefault="00E74371" w:rsidP="003910DD">
      <w:pPr>
        <w:pStyle w:val="Prrafodelista"/>
        <w:jc w:val="both"/>
        <w:rPr>
          <w:rFonts w:ascii="Times New Roman" w:eastAsiaTheme="minorEastAsia" w:hAnsi="Times New Roman" w:cs="Times New Roman"/>
        </w:rPr>
        <w:sectPr w:rsidR="00E74371" w:rsidRPr="00B370B6" w:rsidSect="00E74371">
          <w:type w:val="continuous"/>
          <w:pgSz w:w="12240" w:h="15840"/>
          <w:pgMar w:top="1009" w:right="936" w:bottom="1009" w:left="936" w:header="708" w:footer="708" w:gutter="0"/>
          <w:cols w:num="2" w:space="708"/>
          <w:docGrid w:linePitch="360"/>
        </w:sectPr>
      </w:pPr>
    </w:p>
    <w:p w14:paraId="7866C1BE" w14:textId="77777777" w:rsidR="00E74371" w:rsidRPr="00B370B6" w:rsidRDefault="00E74371" w:rsidP="006009CC">
      <w:pPr>
        <w:spacing w:line="240" w:lineRule="auto"/>
        <w:jc w:val="both"/>
        <w:rPr>
          <w:rFonts w:ascii="Times New Roman" w:hAnsi="Times New Roman" w:cs="Times New Roman"/>
          <w:b/>
          <w:lang w:val="es-AR"/>
        </w:rPr>
      </w:pPr>
    </w:p>
    <w:sectPr w:rsidR="00E74371" w:rsidRPr="00B370B6" w:rsidSect="00390A03">
      <w:type w:val="continuous"/>
      <w:pgSz w:w="12240" w:h="15840"/>
      <w:pgMar w:top="1009" w:right="936" w:bottom="1009" w:left="936"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2" w:author="Gerardo Lopez" w:date="2016-05-16T13:26:00Z" w:initials="GL">
    <w:p w14:paraId="249BFFDE" w14:textId="2AD52B5E" w:rsidR="00211848" w:rsidRDefault="00211848">
      <w:pPr>
        <w:pStyle w:val="Textocomentario"/>
      </w:pPr>
      <w:r>
        <w:rPr>
          <w:rStyle w:val="Refdecomentario"/>
        </w:rPr>
        <w:annotationRef/>
      </w:r>
      <w:r>
        <w:t>Que paso con el tipo de letra?</w:t>
      </w:r>
    </w:p>
  </w:comment>
  <w:comment w:id="23" w:author="Gerardo Lopez" w:date="2016-05-16T13:27:00Z" w:initials="GL">
    <w:p w14:paraId="4EED8219" w14:textId="2C8C2D65" w:rsidR="00211848" w:rsidRDefault="00211848">
      <w:pPr>
        <w:pStyle w:val="Textocomentario"/>
      </w:pPr>
      <w:r>
        <w:rPr>
          <w:rStyle w:val="Refdecomentario"/>
        </w:rPr>
        <w:annotationRef/>
      </w:r>
      <w:r>
        <w:t>Que paso con el tipo de letra?</w:t>
      </w:r>
    </w:p>
  </w:comment>
  <w:comment w:id="37" w:author="Gerardo Lopez" w:date="2016-05-16T13:27:00Z" w:initials="GL">
    <w:p w14:paraId="18B65442" w14:textId="2B24B237" w:rsidR="00211848" w:rsidRDefault="00211848">
      <w:pPr>
        <w:pStyle w:val="Textocomentario"/>
      </w:pPr>
      <w:r>
        <w:rPr>
          <w:rStyle w:val="Refdecomentario"/>
        </w:rPr>
        <w:annotationRef/>
      </w:r>
      <w:r>
        <w:t xml:space="preserve">En un </w:t>
      </w:r>
      <w:proofErr w:type="spellStart"/>
      <w:r>
        <w:t>articulo</w:t>
      </w:r>
      <w:proofErr w:type="spellEnd"/>
      <w:r>
        <w:t xml:space="preserve"> IEEE o en cualquier </w:t>
      </w:r>
      <w:proofErr w:type="spellStart"/>
      <w:r>
        <w:t>articulo</w:t>
      </w:r>
      <w:proofErr w:type="spellEnd"/>
      <w:r>
        <w:t xml:space="preserve"> en general los códigos van en diagrama de flujo o seudocódigo.</w:t>
      </w:r>
    </w:p>
  </w:comment>
  <w:comment w:id="393" w:author="Gerardo Lopez" w:date="2016-05-16T13:28:00Z" w:initials="GL">
    <w:p w14:paraId="0B73C8A5" w14:textId="3BA7DCC8" w:rsidR="00A61A8B" w:rsidRDefault="00A61A8B">
      <w:pPr>
        <w:pStyle w:val="Textocomentario"/>
      </w:pPr>
      <w:r>
        <w:rPr>
          <w:rStyle w:val="Refdecomentario"/>
        </w:rPr>
        <w:annotationRef/>
      </w:r>
      <w:r>
        <w:t xml:space="preserve">Esto no es una </w:t>
      </w:r>
      <w:proofErr w:type="spellStart"/>
      <w:r>
        <w:t>conclusion</w:t>
      </w:r>
      <w:proofErr w:type="spellEnd"/>
    </w:p>
  </w:comment>
  <w:comment w:id="394" w:author="Gerardo Lopez" w:date="2016-05-16T13:28:00Z" w:initials="GL">
    <w:p w14:paraId="31CDCB3C" w14:textId="1B746CE8" w:rsidR="00A61A8B" w:rsidRDefault="00A61A8B">
      <w:pPr>
        <w:pStyle w:val="Textocomentario"/>
      </w:pPr>
      <w:r>
        <w:rPr>
          <w:rStyle w:val="Refdecomentario"/>
        </w:rPr>
        <w:annotationRef/>
      </w:r>
      <w:r>
        <w:t xml:space="preserve">Tipo y tamaño de </w:t>
      </w:r>
      <w:r>
        <w:t>letra</w:t>
      </w:r>
      <w:bookmarkStart w:id="397" w:name="_GoBack"/>
      <w:bookmarkEnd w:id="397"/>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49BFFDE" w15:done="0"/>
  <w15:commentEx w15:paraId="4EED8219" w15:done="0"/>
  <w15:commentEx w15:paraId="18B65442" w15:done="0"/>
  <w15:commentEx w15:paraId="0B73C8A5" w15:done="0"/>
  <w15:commentEx w15:paraId="31CDCB3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9AC72F" w14:textId="77777777" w:rsidR="00E230CC" w:rsidRDefault="00E230CC" w:rsidP="004B31D4">
      <w:pPr>
        <w:spacing w:after="0" w:line="240" w:lineRule="auto"/>
      </w:pPr>
      <w:r>
        <w:separator/>
      </w:r>
    </w:p>
  </w:endnote>
  <w:endnote w:type="continuationSeparator" w:id="0">
    <w:p w14:paraId="5EDE9645" w14:textId="77777777" w:rsidR="00E230CC" w:rsidRDefault="00E230CC" w:rsidP="004B31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0ACF26" w14:textId="77777777" w:rsidR="00E230CC" w:rsidRDefault="00E230CC" w:rsidP="004B31D4">
      <w:pPr>
        <w:spacing w:after="0" w:line="240" w:lineRule="auto"/>
      </w:pPr>
      <w:r>
        <w:separator/>
      </w:r>
    </w:p>
  </w:footnote>
  <w:footnote w:type="continuationSeparator" w:id="0">
    <w:p w14:paraId="41BFC98A" w14:textId="77777777" w:rsidR="00E230CC" w:rsidRDefault="00E230CC" w:rsidP="004B31D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B1A4B9" w14:textId="63D4ADB1" w:rsidR="00913FDD" w:rsidRPr="008D12F1" w:rsidRDefault="00913FDD" w:rsidP="008D12F1">
    <w:pPr>
      <w:ind w:right="360"/>
      <w:rPr>
        <w:sz w:val="20"/>
      </w:rPr>
    </w:pPr>
    <w:r w:rsidRPr="008D12F1">
      <w:rPr>
        <w:sz w:val="20"/>
      </w:rPr>
      <w:t xml:space="preserve">UNIVERSIDAD DEL QUINDÍO. </w:t>
    </w:r>
    <w:r>
      <w:rPr>
        <w:sz w:val="20"/>
      </w:rPr>
      <w:t xml:space="preserve">Andrés Felipe Veloz P, </w:t>
    </w:r>
    <w:r w:rsidRPr="00BE616F">
      <w:rPr>
        <w:sz w:val="20"/>
      </w:rPr>
      <w:t>Diana Marcela Á</w:t>
    </w:r>
    <w:r>
      <w:rPr>
        <w:sz w:val="20"/>
      </w:rPr>
      <w:t>lzate, Juan Sebastián Sánchez Vega</w:t>
    </w:r>
    <w:r w:rsidRPr="00BE616F">
      <w:rPr>
        <w:sz w:val="20"/>
      </w:rPr>
      <w:t>.</w:t>
    </w:r>
  </w:p>
  <w:p w14:paraId="6709076D" w14:textId="77777777" w:rsidR="00913FDD" w:rsidRDefault="00913FD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2E085744"/>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 w15:restartNumberingAfterBreak="0">
    <w:nsid w:val="089727E6"/>
    <w:multiLevelType w:val="hybridMultilevel"/>
    <w:tmpl w:val="347A88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19348A3"/>
    <w:multiLevelType w:val="hybridMultilevel"/>
    <w:tmpl w:val="D0F26D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20F6387"/>
    <w:multiLevelType w:val="hybridMultilevel"/>
    <w:tmpl w:val="5064A512"/>
    <w:lvl w:ilvl="0" w:tplc="0CD2106C">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A5D0FE5"/>
    <w:multiLevelType w:val="hybridMultilevel"/>
    <w:tmpl w:val="4402680A"/>
    <w:lvl w:ilvl="0" w:tplc="A4B422EC">
      <w:start w:val="3"/>
      <w:numFmt w:val="bullet"/>
      <w:lvlText w:val="-"/>
      <w:lvlJc w:val="left"/>
      <w:pPr>
        <w:ind w:left="1080" w:hanging="360"/>
      </w:pPr>
      <w:rPr>
        <w:rFonts w:ascii="Times New Roman" w:eastAsiaTheme="minorEastAsia"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6DC3293B"/>
    <w:multiLevelType w:val="singleLevel"/>
    <w:tmpl w:val="3A8EC28E"/>
    <w:lvl w:ilvl="0">
      <w:start w:val="1"/>
      <w:numFmt w:val="decimal"/>
      <w:lvlText w:val="[%1]"/>
      <w:lvlJc w:val="left"/>
      <w:pPr>
        <w:tabs>
          <w:tab w:val="num" w:pos="360"/>
        </w:tabs>
        <w:ind w:left="360" w:hanging="360"/>
      </w:pPr>
    </w:lvl>
  </w:abstractNum>
  <w:num w:numId="1">
    <w:abstractNumId w:val="0"/>
  </w:num>
  <w:num w:numId="2">
    <w:abstractNumId w:val="2"/>
  </w:num>
  <w:num w:numId="3">
    <w:abstractNumId w:val="1"/>
  </w:num>
  <w:num w:numId="4">
    <w:abstractNumId w:val="5"/>
  </w:num>
  <w:num w:numId="5">
    <w:abstractNumId w:val="4"/>
  </w:num>
  <w:num w:numId="6">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rardo Lopez">
    <w15:presenceInfo w15:providerId="Windows Live" w15:userId="8751ffd2ea4024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pt-BR" w:vendorID="64" w:dllVersion="131078" w:nlCheck="1" w:checkStyle="0"/>
  <w:activeWritingStyle w:appName="MSWord" w:lang="es-CO" w:vendorID="64" w:dllVersion="131078" w:nlCheck="1" w:checkStyle="1"/>
  <w:activeWritingStyle w:appName="MSWord" w:lang="es-ES" w:vendorID="64" w:dllVersion="131078" w:nlCheck="1" w:checkStyle="1"/>
  <w:activeWritingStyle w:appName="MSWord" w:lang="es-AR" w:vendorID="64" w:dllVersion="131078" w:nlCheck="1" w:checkStyle="1"/>
  <w:activeWritingStyle w:appName="MSWord" w:lang="en-US" w:vendorID="64" w:dllVersion="131078" w:nlCheck="1" w:checkStyle="1"/>
  <w:proofState w:spelling="clean"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1D4"/>
    <w:rsid w:val="00000769"/>
    <w:rsid w:val="00004A2F"/>
    <w:rsid w:val="00004AB5"/>
    <w:rsid w:val="00004D53"/>
    <w:rsid w:val="00007CF0"/>
    <w:rsid w:val="0001140C"/>
    <w:rsid w:val="00011A56"/>
    <w:rsid w:val="00023890"/>
    <w:rsid w:val="0004451F"/>
    <w:rsid w:val="00046ECC"/>
    <w:rsid w:val="000473B9"/>
    <w:rsid w:val="00057A94"/>
    <w:rsid w:val="000727C8"/>
    <w:rsid w:val="000740A1"/>
    <w:rsid w:val="0007658D"/>
    <w:rsid w:val="00081842"/>
    <w:rsid w:val="000923A2"/>
    <w:rsid w:val="000928D3"/>
    <w:rsid w:val="000B12F6"/>
    <w:rsid w:val="000B1F69"/>
    <w:rsid w:val="000B2F7B"/>
    <w:rsid w:val="000B36D4"/>
    <w:rsid w:val="000C141F"/>
    <w:rsid w:val="000C6E47"/>
    <w:rsid w:val="000D1EA3"/>
    <w:rsid w:val="000D45B9"/>
    <w:rsid w:val="000D5CBD"/>
    <w:rsid w:val="000D723E"/>
    <w:rsid w:val="000D7E2E"/>
    <w:rsid w:val="000E1484"/>
    <w:rsid w:val="000E2864"/>
    <w:rsid w:val="000E624C"/>
    <w:rsid w:val="000F0DAD"/>
    <w:rsid w:val="000F3438"/>
    <w:rsid w:val="000F5FA2"/>
    <w:rsid w:val="00101CB0"/>
    <w:rsid w:val="0010227C"/>
    <w:rsid w:val="00103659"/>
    <w:rsid w:val="00111237"/>
    <w:rsid w:val="00115035"/>
    <w:rsid w:val="00124F72"/>
    <w:rsid w:val="001251A5"/>
    <w:rsid w:val="001266CB"/>
    <w:rsid w:val="00132DE7"/>
    <w:rsid w:val="00133E59"/>
    <w:rsid w:val="00135F24"/>
    <w:rsid w:val="0014087B"/>
    <w:rsid w:val="0014130C"/>
    <w:rsid w:val="00153790"/>
    <w:rsid w:val="00155B02"/>
    <w:rsid w:val="00156008"/>
    <w:rsid w:val="00157DD2"/>
    <w:rsid w:val="001607DB"/>
    <w:rsid w:val="001612DF"/>
    <w:rsid w:val="0016240A"/>
    <w:rsid w:val="001634FA"/>
    <w:rsid w:val="0016596E"/>
    <w:rsid w:val="00165BFE"/>
    <w:rsid w:val="00167BA7"/>
    <w:rsid w:val="00171A35"/>
    <w:rsid w:val="00176DAF"/>
    <w:rsid w:val="00186E5D"/>
    <w:rsid w:val="001870FF"/>
    <w:rsid w:val="00190444"/>
    <w:rsid w:val="00196840"/>
    <w:rsid w:val="001A25D8"/>
    <w:rsid w:val="001A4E95"/>
    <w:rsid w:val="001B2F5F"/>
    <w:rsid w:val="001D01BC"/>
    <w:rsid w:val="001D0C8E"/>
    <w:rsid w:val="001D44AF"/>
    <w:rsid w:val="001D64BA"/>
    <w:rsid w:val="001D6D49"/>
    <w:rsid w:val="001E0041"/>
    <w:rsid w:val="001E7DFB"/>
    <w:rsid w:val="001F7190"/>
    <w:rsid w:val="00200B21"/>
    <w:rsid w:val="0020270C"/>
    <w:rsid w:val="00210AE5"/>
    <w:rsid w:val="00211848"/>
    <w:rsid w:val="002145BE"/>
    <w:rsid w:val="002225F3"/>
    <w:rsid w:val="002228AD"/>
    <w:rsid w:val="00231514"/>
    <w:rsid w:val="002417C5"/>
    <w:rsid w:val="002616F9"/>
    <w:rsid w:val="00263478"/>
    <w:rsid w:val="002667EA"/>
    <w:rsid w:val="002757CE"/>
    <w:rsid w:val="00284CE5"/>
    <w:rsid w:val="00291A0A"/>
    <w:rsid w:val="002922C3"/>
    <w:rsid w:val="002940BF"/>
    <w:rsid w:val="002A4BD5"/>
    <w:rsid w:val="002B5001"/>
    <w:rsid w:val="002B6149"/>
    <w:rsid w:val="002B7421"/>
    <w:rsid w:val="002C08E3"/>
    <w:rsid w:val="002C14CE"/>
    <w:rsid w:val="002C3AC8"/>
    <w:rsid w:val="002C48E0"/>
    <w:rsid w:val="002C6D31"/>
    <w:rsid w:val="002D29E9"/>
    <w:rsid w:val="002D698C"/>
    <w:rsid w:val="002D6C6D"/>
    <w:rsid w:val="002D70C8"/>
    <w:rsid w:val="002E5164"/>
    <w:rsid w:val="0031268C"/>
    <w:rsid w:val="0031564A"/>
    <w:rsid w:val="00315DDC"/>
    <w:rsid w:val="003241E3"/>
    <w:rsid w:val="00325D25"/>
    <w:rsid w:val="0033068F"/>
    <w:rsid w:val="00331137"/>
    <w:rsid w:val="0036143D"/>
    <w:rsid w:val="003621D9"/>
    <w:rsid w:val="003701FF"/>
    <w:rsid w:val="00370E1D"/>
    <w:rsid w:val="00374203"/>
    <w:rsid w:val="003841B4"/>
    <w:rsid w:val="00390A03"/>
    <w:rsid w:val="003910DD"/>
    <w:rsid w:val="003D1789"/>
    <w:rsid w:val="003D276D"/>
    <w:rsid w:val="003D63F7"/>
    <w:rsid w:val="003D6C22"/>
    <w:rsid w:val="003D6E6C"/>
    <w:rsid w:val="003E2A8B"/>
    <w:rsid w:val="0040292D"/>
    <w:rsid w:val="004056BA"/>
    <w:rsid w:val="00412D6F"/>
    <w:rsid w:val="00412D94"/>
    <w:rsid w:val="004148A2"/>
    <w:rsid w:val="004169CD"/>
    <w:rsid w:val="00417240"/>
    <w:rsid w:val="00417E85"/>
    <w:rsid w:val="004219CD"/>
    <w:rsid w:val="0042489C"/>
    <w:rsid w:val="004339D2"/>
    <w:rsid w:val="00436AAC"/>
    <w:rsid w:val="004456A4"/>
    <w:rsid w:val="00447FD2"/>
    <w:rsid w:val="00453610"/>
    <w:rsid w:val="004559B6"/>
    <w:rsid w:val="004647E3"/>
    <w:rsid w:val="004671FB"/>
    <w:rsid w:val="00475A2C"/>
    <w:rsid w:val="00475AF2"/>
    <w:rsid w:val="00476B32"/>
    <w:rsid w:val="00481207"/>
    <w:rsid w:val="00481A5D"/>
    <w:rsid w:val="0048707A"/>
    <w:rsid w:val="004870FD"/>
    <w:rsid w:val="004948F4"/>
    <w:rsid w:val="00494B2A"/>
    <w:rsid w:val="004A12F6"/>
    <w:rsid w:val="004B31D4"/>
    <w:rsid w:val="004B5871"/>
    <w:rsid w:val="004B6322"/>
    <w:rsid w:val="004B6ECF"/>
    <w:rsid w:val="004B7D0E"/>
    <w:rsid w:val="004C2DFA"/>
    <w:rsid w:val="004C5720"/>
    <w:rsid w:val="004D7C24"/>
    <w:rsid w:val="004E1A4E"/>
    <w:rsid w:val="004E2999"/>
    <w:rsid w:val="004E4DBA"/>
    <w:rsid w:val="004E5DD3"/>
    <w:rsid w:val="004E7244"/>
    <w:rsid w:val="004F0179"/>
    <w:rsid w:val="004F32F1"/>
    <w:rsid w:val="005028F2"/>
    <w:rsid w:val="005036D8"/>
    <w:rsid w:val="005051F8"/>
    <w:rsid w:val="00510BFB"/>
    <w:rsid w:val="0051484A"/>
    <w:rsid w:val="005151FE"/>
    <w:rsid w:val="00516085"/>
    <w:rsid w:val="00516469"/>
    <w:rsid w:val="00524A8E"/>
    <w:rsid w:val="00535800"/>
    <w:rsid w:val="00535958"/>
    <w:rsid w:val="00536B44"/>
    <w:rsid w:val="00543EA3"/>
    <w:rsid w:val="00544B2A"/>
    <w:rsid w:val="00550E19"/>
    <w:rsid w:val="005655D7"/>
    <w:rsid w:val="00566624"/>
    <w:rsid w:val="00571B57"/>
    <w:rsid w:val="005755B6"/>
    <w:rsid w:val="005933A6"/>
    <w:rsid w:val="005A0054"/>
    <w:rsid w:val="005A1B59"/>
    <w:rsid w:val="005B2076"/>
    <w:rsid w:val="005B79CA"/>
    <w:rsid w:val="005B7C43"/>
    <w:rsid w:val="005C28B4"/>
    <w:rsid w:val="005C58EC"/>
    <w:rsid w:val="005C71F3"/>
    <w:rsid w:val="005D308C"/>
    <w:rsid w:val="005D3475"/>
    <w:rsid w:val="005D757B"/>
    <w:rsid w:val="005E61CD"/>
    <w:rsid w:val="005E6FA5"/>
    <w:rsid w:val="005F6CEC"/>
    <w:rsid w:val="006009AA"/>
    <w:rsid w:val="006009CC"/>
    <w:rsid w:val="00605856"/>
    <w:rsid w:val="00612947"/>
    <w:rsid w:val="0062010A"/>
    <w:rsid w:val="00620964"/>
    <w:rsid w:val="0062138B"/>
    <w:rsid w:val="00624326"/>
    <w:rsid w:val="00626F0E"/>
    <w:rsid w:val="006310A4"/>
    <w:rsid w:val="00640F29"/>
    <w:rsid w:val="006438B6"/>
    <w:rsid w:val="00646B19"/>
    <w:rsid w:val="00647902"/>
    <w:rsid w:val="006578FB"/>
    <w:rsid w:val="00670904"/>
    <w:rsid w:val="00670D11"/>
    <w:rsid w:val="00674EA4"/>
    <w:rsid w:val="006765E8"/>
    <w:rsid w:val="00682A3B"/>
    <w:rsid w:val="00686CB5"/>
    <w:rsid w:val="00696720"/>
    <w:rsid w:val="006A1569"/>
    <w:rsid w:val="006B2BD1"/>
    <w:rsid w:val="006B34FB"/>
    <w:rsid w:val="006B6B17"/>
    <w:rsid w:val="006C01F8"/>
    <w:rsid w:val="006C03A4"/>
    <w:rsid w:val="006C4711"/>
    <w:rsid w:val="006D1507"/>
    <w:rsid w:val="006D4428"/>
    <w:rsid w:val="006D5306"/>
    <w:rsid w:val="006D566D"/>
    <w:rsid w:val="006E0745"/>
    <w:rsid w:val="006E4249"/>
    <w:rsid w:val="006E5D68"/>
    <w:rsid w:val="006F09AE"/>
    <w:rsid w:val="006F3182"/>
    <w:rsid w:val="00706FAE"/>
    <w:rsid w:val="00707789"/>
    <w:rsid w:val="00714EF5"/>
    <w:rsid w:val="007172A3"/>
    <w:rsid w:val="007259DE"/>
    <w:rsid w:val="0072674A"/>
    <w:rsid w:val="007273A1"/>
    <w:rsid w:val="00730D33"/>
    <w:rsid w:val="00732D28"/>
    <w:rsid w:val="00733E61"/>
    <w:rsid w:val="00745E93"/>
    <w:rsid w:val="00753CB1"/>
    <w:rsid w:val="007664C6"/>
    <w:rsid w:val="00773000"/>
    <w:rsid w:val="00782364"/>
    <w:rsid w:val="0078346D"/>
    <w:rsid w:val="00784B07"/>
    <w:rsid w:val="0079280A"/>
    <w:rsid w:val="0079667F"/>
    <w:rsid w:val="007A0721"/>
    <w:rsid w:val="007B1C54"/>
    <w:rsid w:val="007B4B88"/>
    <w:rsid w:val="007D3B9E"/>
    <w:rsid w:val="007E147A"/>
    <w:rsid w:val="007E5410"/>
    <w:rsid w:val="007F3F13"/>
    <w:rsid w:val="008020EA"/>
    <w:rsid w:val="00807241"/>
    <w:rsid w:val="00812DD3"/>
    <w:rsid w:val="008159E0"/>
    <w:rsid w:val="00830DEB"/>
    <w:rsid w:val="00835FB2"/>
    <w:rsid w:val="0084518D"/>
    <w:rsid w:val="00845E0D"/>
    <w:rsid w:val="008530E0"/>
    <w:rsid w:val="00855829"/>
    <w:rsid w:val="008563CF"/>
    <w:rsid w:val="0086611F"/>
    <w:rsid w:val="008758E4"/>
    <w:rsid w:val="00876FE1"/>
    <w:rsid w:val="00877ADA"/>
    <w:rsid w:val="00881A73"/>
    <w:rsid w:val="008829DE"/>
    <w:rsid w:val="008838A3"/>
    <w:rsid w:val="008A3E79"/>
    <w:rsid w:val="008A448A"/>
    <w:rsid w:val="008A5D9B"/>
    <w:rsid w:val="008A65F0"/>
    <w:rsid w:val="008A6CEE"/>
    <w:rsid w:val="008A78BB"/>
    <w:rsid w:val="008C4100"/>
    <w:rsid w:val="008C56B0"/>
    <w:rsid w:val="008D12F1"/>
    <w:rsid w:val="008D275C"/>
    <w:rsid w:val="008E2E8F"/>
    <w:rsid w:val="008E5D0B"/>
    <w:rsid w:val="008E76B3"/>
    <w:rsid w:val="008F288B"/>
    <w:rsid w:val="008F3B58"/>
    <w:rsid w:val="008F7407"/>
    <w:rsid w:val="00903FDD"/>
    <w:rsid w:val="009052BD"/>
    <w:rsid w:val="009079DD"/>
    <w:rsid w:val="00910DD6"/>
    <w:rsid w:val="0091246C"/>
    <w:rsid w:val="00913FDD"/>
    <w:rsid w:val="009216E1"/>
    <w:rsid w:val="00926ABA"/>
    <w:rsid w:val="00927A49"/>
    <w:rsid w:val="0093006D"/>
    <w:rsid w:val="009309DF"/>
    <w:rsid w:val="00941596"/>
    <w:rsid w:val="00950917"/>
    <w:rsid w:val="00950EE6"/>
    <w:rsid w:val="0095175C"/>
    <w:rsid w:val="009518A7"/>
    <w:rsid w:val="00951ED5"/>
    <w:rsid w:val="00953905"/>
    <w:rsid w:val="00955C0F"/>
    <w:rsid w:val="009574DB"/>
    <w:rsid w:val="0096774E"/>
    <w:rsid w:val="00972061"/>
    <w:rsid w:val="00972FBA"/>
    <w:rsid w:val="0097713F"/>
    <w:rsid w:val="0098040A"/>
    <w:rsid w:val="009829B8"/>
    <w:rsid w:val="00983F9F"/>
    <w:rsid w:val="0098703E"/>
    <w:rsid w:val="009926A9"/>
    <w:rsid w:val="009B1BB7"/>
    <w:rsid w:val="009B5DC1"/>
    <w:rsid w:val="009B6CE9"/>
    <w:rsid w:val="009B7D7E"/>
    <w:rsid w:val="009C6585"/>
    <w:rsid w:val="009C71DD"/>
    <w:rsid w:val="009C7EC7"/>
    <w:rsid w:val="009F5412"/>
    <w:rsid w:val="009F6F8F"/>
    <w:rsid w:val="00A01108"/>
    <w:rsid w:val="00A0591E"/>
    <w:rsid w:val="00A10002"/>
    <w:rsid w:val="00A130F9"/>
    <w:rsid w:val="00A21B01"/>
    <w:rsid w:val="00A24A64"/>
    <w:rsid w:val="00A24CE0"/>
    <w:rsid w:val="00A25799"/>
    <w:rsid w:val="00A31248"/>
    <w:rsid w:val="00A328C8"/>
    <w:rsid w:val="00A32E91"/>
    <w:rsid w:val="00A36454"/>
    <w:rsid w:val="00A37F56"/>
    <w:rsid w:val="00A4111F"/>
    <w:rsid w:val="00A41D83"/>
    <w:rsid w:val="00A50D17"/>
    <w:rsid w:val="00A53193"/>
    <w:rsid w:val="00A54C24"/>
    <w:rsid w:val="00A54FDD"/>
    <w:rsid w:val="00A61A8B"/>
    <w:rsid w:val="00A627F6"/>
    <w:rsid w:val="00A64CF9"/>
    <w:rsid w:val="00A72D4C"/>
    <w:rsid w:val="00A84680"/>
    <w:rsid w:val="00A8733D"/>
    <w:rsid w:val="00A97B9B"/>
    <w:rsid w:val="00AA0AF0"/>
    <w:rsid w:val="00AA10DB"/>
    <w:rsid w:val="00AB5516"/>
    <w:rsid w:val="00AB6E30"/>
    <w:rsid w:val="00AB7BDE"/>
    <w:rsid w:val="00AC1B9A"/>
    <w:rsid w:val="00AC1C2C"/>
    <w:rsid w:val="00AC77F3"/>
    <w:rsid w:val="00AD39AE"/>
    <w:rsid w:val="00AD76ED"/>
    <w:rsid w:val="00AE3BE8"/>
    <w:rsid w:val="00AF091A"/>
    <w:rsid w:val="00AF3514"/>
    <w:rsid w:val="00B04CAA"/>
    <w:rsid w:val="00B05B3F"/>
    <w:rsid w:val="00B16459"/>
    <w:rsid w:val="00B269BF"/>
    <w:rsid w:val="00B2700C"/>
    <w:rsid w:val="00B275C6"/>
    <w:rsid w:val="00B334D8"/>
    <w:rsid w:val="00B36CDF"/>
    <w:rsid w:val="00B370B6"/>
    <w:rsid w:val="00B42E9C"/>
    <w:rsid w:val="00B50B57"/>
    <w:rsid w:val="00B50E12"/>
    <w:rsid w:val="00B5537D"/>
    <w:rsid w:val="00B57718"/>
    <w:rsid w:val="00B6082F"/>
    <w:rsid w:val="00B60B8B"/>
    <w:rsid w:val="00B61FD0"/>
    <w:rsid w:val="00B674C5"/>
    <w:rsid w:val="00B716F6"/>
    <w:rsid w:val="00B75247"/>
    <w:rsid w:val="00B7657B"/>
    <w:rsid w:val="00B76B15"/>
    <w:rsid w:val="00B81EF8"/>
    <w:rsid w:val="00B820E6"/>
    <w:rsid w:val="00B8781C"/>
    <w:rsid w:val="00B91257"/>
    <w:rsid w:val="00B932DA"/>
    <w:rsid w:val="00BA145B"/>
    <w:rsid w:val="00BA190D"/>
    <w:rsid w:val="00BA2E2B"/>
    <w:rsid w:val="00BA583D"/>
    <w:rsid w:val="00BB0B02"/>
    <w:rsid w:val="00BC1725"/>
    <w:rsid w:val="00BC339D"/>
    <w:rsid w:val="00BC3818"/>
    <w:rsid w:val="00BC3D46"/>
    <w:rsid w:val="00BD6C41"/>
    <w:rsid w:val="00BE01F4"/>
    <w:rsid w:val="00BE24D8"/>
    <w:rsid w:val="00BE3319"/>
    <w:rsid w:val="00BE40DC"/>
    <w:rsid w:val="00BE6892"/>
    <w:rsid w:val="00BF0D87"/>
    <w:rsid w:val="00BF2041"/>
    <w:rsid w:val="00BF2A48"/>
    <w:rsid w:val="00C02BFB"/>
    <w:rsid w:val="00C0351B"/>
    <w:rsid w:val="00C11F2D"/>
    <w:rsid w:val="00C15137"/>
    <w:rsid w:val="00C26F60"/>
    <w:rsid w:val="00C31BFF"/>
    <w:rsid w:val="00C32947"/>
    <w:rsid w:val="00C37245"/>
    <w:rsid w:val="00C41D5C"/>
    <w:rsid w:val="00C50E7F"/>
    <w:rsid w:val="00C56B4F"/>
    <w:rsid w:val="00C6136F"/>
    <w:rsid w:val="00C6566D"/>
    <w:rsid w:val="00C67921"/>
    <w:rsid w:val="00C731F3"/>
    <w:rsid w:val="00C736C2"/>
    <w:rsid w:val="00C75A9F"/>
    <w:rsid w:val="00C81D07"/>
    <w:rsid w:val="00C82659"/>
    <w:rsid w:val="00CA2EB6"/>
    <w:rsid w:val="00CA4521"/>
    <w:rsid w:val="00CA6F01"/>
    <w:rsid w:val="00CB18F6"/>
    <w:rsid w:val="00CB1D7F"/>
    <w:rsid w:val="00CB7292"/>
    <w:rsid w:val="00CC54A9"/>
    <w:rsid w:val="00CC5C81"/>
    <w:rsid w:val="00CD0E7F"/>
    <w:rsid w:val="00CD0F26"/>
    <w:rsid w:val="00CD663D"/>
    <w:rsid w:val="00CD6774"/>
    <w:rsid w:val="00CE0057"/>
    <w:rsid w:val="00CE7132"/>
    <w:rsid w:val="00CF0B5F"/>
    <w:rsid w:val="00D05937"/>
    <w:rsid w:val="00D2013F"/>
    <w:rsid w:val="00D227CF"/>
    <w:rsid w:val="00D2287E"/>
    <w:rsid w:val="00D2623A"/>
    <w:rsid w:val="00D41C35"/>
    <w:rsid w:val="00D44EE4"/>
    <w:rsid w:val="00D4516D"/>
    <w:rsid w:val="00D536A4"/>
    <w:rsid w:val="00D616F7"/>
    <w:rsid w:val="00D61796"/>
    <w:rsid w:val="00D7663E"/>
    <w:rsid w:val="00D80991"/>
    <w:rsid w:val="00D9393B"/>
    <w:rsid w:val="00D968B2"/>
    <w:rsid w:val="00DA36D0"/>
    <w:rsid w:val="00DA3DFE"/>
    <w:rsid w:val="00DA5936"/>
    <w:rsid w:val="00DB1AA1"/>
    <w:rsid w:val="00DB3EDB"/>
    <w:rsid w:val="00DB4D45"/>
    <w:rsid w:val="00DC12CA"/>
    <w:rsid w:val="00DC1479"/>
    <w:rsid w:val="00DC497E"/>
    <w:rsid w:val="00DC7019"/>
    <w:rsid w:val="00DD1469"/>
    <w:rsid w:val="00DD2919"/>
    <w:rsid w:val="00DD547C"/>
    <w:rsid w:val="00DD6843"/>
    <w:rsid w:val="00DE3BA7"/>
    <w:rsid w:val="00DE47AD"/>
    <w:rsid w:val="00DE65BF"/>
    <w:rsid w:val="00DF1953"/>
    <w:rsid w:val="00DF589E"/>
    <w:rsid w:val="00E01A2A"/>
    <w:rsid w:val="00E06EE6"/>
    <w:rsid w:val="00E1794F"/>
    <w:rsid w:val="00E230CC"/>
    <w:rsid w:val="00E27BBF"/>
    <w:rsid w:val="00E31728"/>
    <w:rsid w:val="00E331EE"/>
    <w:rsid w:val="00E41C58"/>
    <w:rsid w:val="00E4248C"/>
    <w:rsid w:val="00E4295C"/>
    <w:rsid w:val="00E45406"/>
    <w:rsid w:val="00E4677F"/>
    <w:rsid w:val="00E46D4C"/>
    <w:rsid w:val="00E53921"/>
    <w:rsid w:val="00E54675"/>
    <w:rsid w:val="00E56374"/>
    <w:rsid w:val="00E577DC"/>
    <w:rsid w:val="00E61B36"/>
    <w:rsid w:val="00E643C3"/>
    <w:rsid w:val="00E72130"/>
    <w:rsid w:val="00E72320"/>
    <w:rsid w:val="00E74371"/>
    <w:rsid w:val="00E80003"/>
    <w:rsid w:val="00E9336A"/>
    <w:rsid w:val="00E93736"/>
    <w:rsid w:val="00E955EE"/>
    <w:rsid w:val="00EA0641"/>
    <w:rsid w:val="00EA0941"/>
    <w:rsid w:val="00EB3AD8"/>
    <w:rsid w:val="00EC35BB"/>
    <w:rsid w:val="00EC6889"/>
    <w:rsid w:val="00EC738A"/>
    <w:rsid w:val="00ED2050"/>
    <w:rsid w:val="00ED59DF"/>
    <w:rsid w:val="00ED5D55"/>
    <w:rsid w:val="00EE1A24"/>
    <w:rsid w:val="00EE2902"/>
    <w:rsid w:val="00EE4410"/>
    <w:rsid w:val="00EE6CE5"/>
    <w:rsid w:val="00EF0356"/>
    <w:rsid w:val="00EF3AF4"/>
    <w:rsid w:val="00EF76CB"/>
    <w:rsid w:val="00F00323"/>
    <w:rsid w:val="00F005C0"/>
    <w:rsid w:val="00F016C1"/>
    <w:rsid w:val="00F10298"/>
    <w:rsid w:val="00F27813"/>
    <w:rsid w:val="00F3063D"/>
    <w:rsid w:val="00F41E93"/>
    <w:rsid w:val="00F52E5B"/>
    <w:rsid w:val="00F60DD6"/>
    <w:rsid w:val="00F64297"/>
    <w:rsid w:val="00F64944"/>
    <w:rsid w:val="00F67ED4"/>
    <w:rsid w:val="00F739F8"/>
    <w:rsid w:val="00F74F59"/>
    <w:rsid w:val="00F75B48"/>
    <w:rsid w:val="00F809DA"/>
    <w:rsid w:val="00F97249"/>
    <w:rsid w:val="00FA748B"/>
    <w:rsid w:val="00FA776B"/>
    <w:rsid w:val="00FB0BE3"/>
    <w:rsid w:val="00FB34A1"/>
    <w:rsid w:val="00FB66C9"/>
    <w:rsid w:val="00FC01B9"/>
    <w:rsid w:val="00FC4497"/>
    <w:rsid w:val="00FD546B"/>
    <w:rsid w:val="00FD6299"/>
    <w:rsid w:val="00FE06E6"/>
    <w:rsid w:val="00FE0FC9"/>
    <w:rsid w:val="00FE2809"/>
    <w:rsid w:val="00FE5DE3"/>
    <w:rsid w:val="00FF3EEE"/>
    <w:rsid w:val="00FF443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915A61"/>
  <w15:chartTrackingRefBased/>
  <w15:docId w15:val="{3A828840-9729-48CA-B80F-2A179CBCC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36CDF"/>
    <w:pPr>
      <w:keepNext/>
      <w:numPr>
        <w:numId w:val="1"/>
      </w:numPr>
      <w:autoSpaceDE w:val="0"/>
      <w:autoSpaceDN w:val="0"/>
      <w:spacing w:before="240" w:after="80" w:line="240" w:lineRule="auto"/>
      <w:jc w:val="center"/>
      <w:outlineLvl w:val="0"/>
    </w:pPr>
    <w:rPr>
      <w:rFonts w:ascii="Times New Roman" w:eastAsia="Times New Roman" w:hAnsi="Times New Roman" w:cs="Times New Roman"/>
      <w:smallCaps/>
      <w:kern w:val="28"/>
      <w:sz w:val="20"/>
      <w:szCs w:val="20"/>
      <w:lang w:val="es-ES"/>
    </w:rPr>
  </w:style>
  <w:style w:type="paragraph" w:styleId="Ttulo2">
    <w:name w:val="heading 2"/>
    <w:basedOn w:val="Normal"/>
    <w:next w:val="Normal"/>
    <w:link w:val="Ttulo2Car"/>
    <w:qFormat/>
    <w:rsid w:val="00B36CDF"/>
    <w:pPr>
      <w:keepNext/>
      <w:numPr>
        <w:ilvl w:val="1"/>
        <w:numId w:val="1"/>
      </w:numPr>
      <w:autoSpaceDE w:val="0"/>
      <w:autoSpaceDN w:val="0"/>
      <w:spacing w:before="120" w:after="60" w:line="240" w:lineRule="auto"/>
      <w:outlineLvl w:val="1"/>
    </w:pPr>
    <w:rPr>
      <w:rFonts w:ascii="Times New Roman" w:eastAsia="Times New Roman" w:hAnsi="Times New Roman" w:cs="Times New Roman"/>
      <w:i/>
      <w:iCs/>
      <w:sz w:val="20"/>
      <w:szCs w:val="20"/>
      <w:lang w:val="es-ES"/>
    </w:rPr>
  </w:style>
  <w:style w:type="paragraph" w:styleId="Ttulo3">
    <w:name w:val="heading 3"/>
    <w:basedOn w:val="Normal"/>
    <w:next w:val="Normal"/>
    <w:link w:val="Ttulo3Car"/>
    <w:qFormat/>
    <w:rsid w:val="00B36CDF"/>
    <w:pPr>
      <w:keepNext/>
      <w:numPr>
        <w:ilvl w:val="2"/>
        <w:numId w:val="1"/>
      </w:numPr>
      <w:autoSpaceDE w:val="0"/>
      <w:autoSpaceDN w:val="0"/>
      <w:spacing w:after="0" w:line="240" w:lineRule="auto"/>
      <w:outlineLvl w:val="2"/>
    </w:pPr>
    <w:rPr>
      <w:rFonts w:ascii="Times New Roman" w:eastAsia="Times New Roman" w:hAnsi="Times New Roman" w:cs="Times New Roman"/>
      <w:i/>
      <w:iCs/>
      <w:sz w:val="20"/>
      <w:szCs w:val="20"/>
      <w:lang w:val="es-ES"/>
    </w:rPr>
  </w:style>
  <w:style w:type="paragraph" w:styleId="Ttulo4">
    <w:name w:val="heading 4"/>
    <w:basedOn w:val="Normal"/>
    <w:next w:val="Normal"/>
    <w:link w:val="Ttulo4Car"/>
    <w:qFormat/>
    <w:rsid w:val="00B36CDF"/>
    <w:pPr>
      <w:keepNext/>
      <w:numPr>
        <w:ilvl w:val="3"/>
        <w:numId w:val="1"/>
      </w:numPr>
      <w:autoSpaceDE w:val="0"/>
      <w:autoSpaceDN w:val="0"/>
      <w:spacing w:before="240" w:after="60" w:line="240" w:lineRule="auto"/>
      <w:outlineLvl w:val="3"/>
    </w:pPr>
    <w:rPr>
      <w:rFonts w:ascii="Times New Roman" w:eastAsia="Times New Roman" w:hAnsi="Times New Roman" w:cs="Times New Roman"/>
      <w:i/>
      <w:iCs/>
      <w:sz w:val="18"/>
      <w:szCs w:val="18"/>
      <w:lang w:val="es-ES"/>
    </w:rPr>
  </w:style>
  <w:style w:type="paragraph" w:styleId="Ttulo5">
    <w:name w:val="heading 5"/>
    <w:basedOn w:val="Normal"/>
    <w:next w:val="Normal"/>
    <w:link w:val="Ttulo5Car"/>
    <w:qFormat/>
    <w:rsid w:val="00B36CDF"/>
    <w:pPr>
      <w:numPr>
        <w:ilvl w:val="4"/>
        <w:numId w:val="1"/>
      </w:numPr>
      <w:autoSpaceDE w:val="0"/>
      <w:autoSpaceDN w:val="0"/>
      <w:spacing w:before="240" w:after="60" w:line="240" w:lineRule="auto"/>
      <w:outlineLvl w:val="4"/>
    </w:pPr>
    <w:rPr>
      <w:rFonts w:ascii="Times New Roman" w:eastAsia="Times New Roman" w:hAnsi="Times New Roman" w:cs="Times New Roman"/>
      <w:sz w:val="18"/>
      <w:szCs w:val="18"/>
      <w:lang w:val="es-ES"/>
    </w:rPr>
  </w:style>
  <w:style w:type="paragraph" w:styleId="Ttulo6">
    <w:name w:val="heading 6"/>
    <w:basedOn w:val="Normal"/>
    <w:next w:val="Normal"/>
    <w:link w:val="Ttulo6Car"/>
    <w:qFormat/>
    <w:rsid w:val="00B36CDF"/>
    <w:pPr>
      <w:numPr>
        <w:ilvl w:val="5"/>
        <w:numId w:val="1"/>
      </w:numPr>
      <w:autoSpaceDE w:val="0"/>
      <w:autoSpaceDN w:val="0"/>
      <w:spacing w:before="240" w:after="60" w:line="240" w:lineRule="auto"/>
      <w:outlineLvl w:val="5"/>
    </w:pPr>
    <w:rPr>
      <w:rFonts w:ascii="Times New Roman" w:eastAsia="Times New Roman" w:hAnsi="Times New Roman" w:cs="Times New Roman"/>
      <w:i/>
      <w:iCs/>
      <w:sz w:val="16"/>
      <w:szCs w:val="16"/>
      <w:lang w:val="es-ES"/>
    </w:rPr>
  </w:style>
  <w:style w:type="paragraph" w:styleId="Ttulo7">
    <w:name w:val="heading 7"/>
    <w:basedOn w:val="Normal"/>
    <w:next w:val="Normal"/>
    <w:link w:val="Ttulo7Car"/>
    <w:qFormat/>
    <w:rsid w:val="00B36CDF"/>
    <w:pPr>
      <w:numPr>
        <w:ilvl w:val="6"/>
        <w:numId w:val="1"/>
      </w:numPr>
      <w:autoSpaceDE w:val="0"/>
      <w:autoSpaceDN w:val="0"/>
      <w:spacing w:before="240" w:after="60" w:line="240" w:lineRule="auto"/>
      <w:outlineLvl w:val="6"/>
    </w:pPr>
    <w:rPr>
      <w:rFonts w:ascii="Times New Roman" w:eastAsia="Times New Roman" w:hAnsi="Times New Roman" w:cs="Times New Roman"/>
      <w:sz w:val="16"/>
      <w:szCs w:val="16"/>
      <w:lang w:val="es-ES"/>
    </w:rPr>
  </w:style>
  <w:style w:type="paragraph" w:styleId="Ttulo8">
    <w:name w:val="heading 8"/>
    <w:basedOn w:val="Normal"/>
    <w:next w:val="Normal"/>
    <w:link w:val="Ttulo8Car"/>
    <w:qFormat/>
    <w:rsid w:val="00B36CDF"/>
    <w:pPr>
      <w:numPr>
        <w:ilvl w:val="7"/>
        <w:numId w:val="1"/>
      </w:numPr>
      <w:autoSpaceDE w:val="0"/>
      <w:autoSpaceDN w:val="0"/>
      <w:spacing w:before="240" w:after="60" w:line="240" w:lineRule="auto"/>
      <w:outlineLvl w:val="7"/>
    </w:pPr>
    <w:rPr>
      <w:rFonts w:ascii="Times New Roman" w:eastAsia="Times New Roman" w:hAnsi="Times New Roman" w:cs="Times New Roman"/>
      <w:i/>
      <w:iCs/>
      <w:sz w:val="16"/>
      <w:szCs w:val="16"/>
      <w:lang w:val="es-ES"/>
    </w:rPr>
  </w:style>
  <w:style w:type="paragraph" w:styleId="Ttulo9">
    <w:name w:val="heading 9"/>
    <w:basedOn w:val="Normal"/>
    <w:next w:val="Normal"/>
    <w:link w:val="Ttulo9Car"/>
    <w:qFormat/>
    <w:rsid w:val="00B36CDF"/>
    <w:pPr>
      <w:numPr>
        <w:ilvl w:val="8"/>
        <w:numId w:val="1"/>
      </w:numPr>
      <w:autoSpaceDE w:val="0"/>
      <w:autoSpaceDN w:val="0"/>
      <w:spacing w:before="240" w:after="60" w:line="240" w:lineRule="auto"/>
      <w:outlineLvl w:val="8"/>
    </w:pPr>
    <w:rPr>
      <w:rFonts w:ascii="Times New Roman" w:eastAsia="Times New Roman" w:hAnsi="Times New Roman" w:cs="Times New Roman"/>
      <w:sz w:val="16"/>
      <w:szCs w:val="1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qFormat/>
    <w:rsid w:val="004B31D4"/>
    <w:pPr>
      <w:framePr w:w="9360" w:hSpace="187" w:vSpace="187" w:wrap="notBeside" w:vAnchor="text" w:hAnchor="page" w:xAlign="center" w:y="1"/>
      <w:autoSpaceDE w:val="0"/>
      <w:autoSpaceDN w:val="0"/>
      <w:spacing w:after="0" w:line="240" w:lineRule="auto"/>
      <w:jc w:val="center"/>
    </w:pPr>
    <w:rPr>
      <w:rFonts w:ascii="Times New Roman" w:eastAsia="Times New Roman" w:hAnsi="Times New Roman" w:cs="Times New Roman"/>
      <w:kern w:val="28"/>
      <w:sz w:val="48"/>
      <w:szCs w:val="48"/>
      <w:lang w:val="es-ES"/>
    </w:rPr>
  </w:style>
  <w:style w:type="character" w:customStyle="1" w:styleId="PuestoCar">
    <w:name w:val="Puesto Car"/>
    <w:basedOn w:val="Fuentedeprrafopredeter"/>
    <w:link w:val="Puesto"/>
    <w:rsid w:val="004B31D4"/>
    <w:rPr>
      <w:rFonts w:ascii="Times New Roman" w:eastAsia="Times New Roman" w:hAnsi="Times New Roman" w:cs="Times New Roman"/>
      <w:kern w:val="28"/>
      <w:sz w:val="48"/>
      <w:szCs w:val="48"/>
      <w:lang w:val="es-ES"/>
    </w:rPr>
  </w:style>
  <w:style w:type="paragraph" w:customStyle="1" w:styleId="Authors">
    <w:name w:val="Authors"/>
    <w:basedOn w:val="Normal"/>
    <w:next w:val="Normal"/>
    <w:rsid w:val="004B31D4"/>
    <w:pPr>
      <w:framePr w:w="9072" w:hSpace="187" w:vSpace="187" w:wrap="notBeside" w:vAnchor="text" w:hAnchor="page" w:xAlign="center" w:y="1"/>
      <w:autoSpaceDE w:val="0"/>
      <w:autoSpaceDN w:val="0"/>
      <w:spacing w:after="320" w:line="240" w:lineRule="auto"/>
      <w:jc w:val="center"/>
    </w:pPr>
    <w:rPr>
      <w:rFonts w:ascii="Times New Roman" w:eastAsia="Times New Roman" w:hAnsi="Times New Roman" w:cs="Times New Roman"/>
      <w:lang w:val="es-ES"/>
    </w:rPr>
  </w:style>
  <w:style w:type="paragraph" w:styleId="Encabezado">
    <w:name w:val="header"/>
    <w:basedOn w:val="Normal"/>
    <w:link w:val="EncabezadoCar"/>
    <w:uiPriority w:val="99"/>
    <w:unhideWhenUsed/>
    <w:rsid w:val="004B31D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B31D4"/>
  </w:style>
  <w:style w:type="paragraph" w:styleId="Piedepgina">
    <w:name w:val="footer"/>
    <w:basedOn w:val="Normal"/>
    <w:link w:val="PiedepginaCar"/>
    <w:uiPriority w:val="99"/>
    <w:unhideWhenUsed/>
    <w:rsid w:val="004B31D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B31D4"/>
  </w:style>
  <w:style w:type="character" w:styleId="Hipervnculo">
    <w:name w:val="Hyperlink"/>
    <w:rsid w:val="008D12F1"/>
    <w:rPr>
      <w:color w:val="0000FF"/>
      <w:u w:val="single"/>
    </w:rPr>
  </w:style>
  <w:style w:type="paragraph" w:styleId="Sinespaciado">
    <w:name w:val="No Spacing"/>
    <w:uiPriority w:val="1"/>
    <w:qFormat/>
    <w:rsid w:val="008D12F1"/>
    <w:pPr>
      <w:spacing w:after="0" w:line="240" w:lineRule="auto"/>
    </w:pPr>
  </w:style>
  <w:style w:type="character" w:customStyle="1" w:styleId="Ttulo1Car">
    <w:name w:val="Título 1 Car"/>
    <w:basedOn w:val="Fuentedeprrafopredeter"/>
    <w:link w:val="Ttulo1"/>
    <w:uiPriority w:val="9"/>
    <w:rsid w:val="00B36CDF"/>
    <w:rPr>
      <w:rFonts w:ascii="Times New Roman" w:eastAsia="Times New Roman" w:hAnsi="Times New Roman" w:cs="Times New Roman"/>
      <w:smallCaps/>
      <w:kern w:val="28"/>
      <w:sz w:val="20"/>
      <w:szCs w:val="20"/>
      <w:lang w:val="es-ES"/>
    </w:rPr>
  </w:style>
  <w:style w:type="character" w:customStyle="1" w:styleId="Ttulo2Car">
    <w:name w:val="Título 2 Car"/>
    <w:basedOn w:val="Fuentedeprrafopredeter"/>
    <w:link w:val="Ttulo2"/>
    <w:rsid w:val="00B36CDF"/>
    <w:rPr>
      <w:rFonts w:ascii="Times New Roman" w:eastAsia="Times New Roman" w:hAnsi="Times New Roman" w:cs="Times New Roman"/>
      <w:i/>
      <w:iCs/>
      <w:sz w:val="20"/>
      <w:szCs w:val="20"/>
      <w:lang w:val="es-ES"/>
    </w:rPr>
  </w:style>
  <w:style w:type="character" w:customStyle="1" w:styleId="Ttulo3Car">
    <w:name w:val="Título 3 Car"/>
    <w:basedOn w:val="Fuentedeprrafopredeter"/>
    <w:link w:val="Ttulo3"/>
    <w:rsid w:val="00B36CDF"/>
    <w:rPr>
      <w:rFonts w:ascii="Times New Roman" w:eastAsia="Times New Roman" w:hAnsi="Times New Roman" w:cs="Times New Roman"/>
      <w:i/>
      <w:iCs/>
      <w:sz w:val="20"/>
      <w:szCs w:val="20"/>
      <w:lang w:val="es-ES"/>
    </w:rPr>
  </w:style>
  <w:style w:type="character" w:customStyle="1" w:styleId="Ttulo4Car">
    <w:name w:val="Título 4 Car"/>
    <w:basedOn w:val="Fuentedeprrafopredeter"/>
    <w:link w:val="Ttulo4"/>
    <w:rsid w:val="00B36CDF"/>
    <w:rPr>
      <w:rFonts w:ascii="Times New Roman" w:eastAsia="Times New Roman" w:hAnsi="Times New Roman" w:cs="Times New Roman"/>
      <w:i/>
      <w:iCs/>
      <w:sz w:val="18"/>
      <w:szCs w:val="18"/>
      <w:lang w:val="es-ES"/>
    </w:rPr>
  </w:style>
  <w:style w:type="character" w:customStyle="1" w:styleId="Ttulo5Car">
    <w:name w:val="Título 5 Car"/>
    <w:basedOn w:val="Fuentedeprrafopredeter"/>
    <w:link w:val="Ttulo5"/>
    <w:rsid w:val="00B36CDF"/>
    <w:rPr>
      <w:rFonts w:ascii="Times New Roman" w:eastAsia="Times New Roman" w:hAnsi="Times New Roman" w:cs="Times New Roman"/>
      <w:sz w:val="18"/>
      <w:szCs w:val="18"/>
      <w:lang w:val="es-ES"/>
    </w:rPr>
  </w:style>
  <w:style w:type="character" w:customStyle="1" w:styleId="Ttulo6Car">
    <w:name w:val="Título 6 Car"/>
    <w:basedOn w:val="Fuentedeprrafopredeter"/>
    <w:link w:val="Ttulo6"/>
    <w:rsid w:val="00B36CDF"/>
    <w:rPr>
      <w:rFonts w:ascii="Times New Roman" w:eastAsia="Times New Roman" w:hAnsi="Times New Roman" w:cs="Times New Roman"/>
      <w:i/>
      <w:iCs/>
      <w:sz w:val="16"/>
      <w:szCs w:val="16"/>
      <w:lang w:val="es-ES"/>
    </w:rPr>
  </w:style>
  <w:style w:type="character" w:customStyle="1" w:styleId="Ttulo7Car">
    <w:name w:val="Título 7 Car"/>
    <w:basedOn w:val="Fuentedeprrafopredeter"/>
    <w:link w:val="Ttulo7"/>
    <w:rsid w:val="00B36CDF"/>
    <w:rPr>
      <w:rFonts w:ascii="Times New Roman" w:eastAsia="Times New Roman" w:hAnsi="Times New Roman" w:cs="Times New Roman"/>
      <w:sz w:val="16"/>
      <w:szCs w:val="16"/>
      <w:lang w:val="es-ES"/>
    </w:rPr>
  </w:style>
  <w:style w:type="character" w:customStyle="1" w:styleId="Ttulo8Car">
    <w:name w:val="Título 8 Car"/>
    <w:basedOn w:val="Fuentedeprrafopredeter"/>
    <w:link w:val="Ttulo8"/>
    <w:rsid w:val="00B36CDF"/>
    <w:rPr>
      <w:rFonts w:ascii="Times New Roman" w:eastAsia="Times New Roman" w:hAnsi="Times New Roman" w:cs="Times New Roman"/>
      <w:i/>
      <w:iCs/>
      <w:sz w:val="16"/>
      <w:szCs w:val="16"/>
      <w:lang w:val="es-ES"/>
    </w:rPr>
  </w:style>
  <w:style w:type="character" w:customStyle="1" w:styleId="Ttulo9Car">
    <w:name w:val="Título 9 Car"/>
    <w:basedOn w:val="Fuentedeprrafopredeter"/>
    <w:link w:val="Ttulo9"/>
    <w:rsid w:val="00B36CDF"/>
    <w:rPr>
      <w:rFonts w:ascii="Times New Roman" w:eastAsia="Times New Roman" w:hAnsi="Times New Roman" w:cs="Times New Roman"/>
      <w:sz w:val="16"/>
      <w:szCs w:val="16"/>
      <w:lang w:val="es-ES"/>
    </w:rPr>
  </w:style>
  <w:style w:type="paragraph" w:customStyle="1" w:styleId="Text">
    <w:name w:val="Text"/>
    <w:basedOn w:val="Normal"/>
    <w:rsid w:val="00B36CDF"/>
    <w:pPr>
      <w:widowControl w:val="0"/>
      <w:autoSpaceDE w:val="0"/>
      <w:autoSpaceDN w:val="0"/>
      <w:spacing w:after="0" w:line="252" w:lineRule="auto"/>
      <w:ind w:firstLine="202"/>
      <w:jc w:val="both"/>
    </w:pPr>
    <w:rPr>
      <w:rFonts w:ascii="Times New Roman" w:eastAsia="Times New Roman" w:hAnsi="Times New Roman" w:cs="Times New Roman"/>
      <w:sz w:val="20"/>
      <w:szCs w:val="20"/>
      <w:lang w:val="es-ES"/>
    </w:rPr>
  </w:style>
  <w:style w:type="paragraph" w:styleId="Textodeglobo">
    <w:name w:val="Balloon Text"/>
    <w:basedOn w:val="Normal"/>
    <w:link w:val="TextodegloboCar"/>
    <w:uiPriority w:val="99"/>
    <w:semiHidden/>
    <w:unhideWhenUsed/>
    <w:rsid w:val="00B36CD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36CDF"/>
    <w:rPr>
      <w:rFonts w:ascii="Segoe UI" w:hAnsi="Segoe UI" w:cs="Segoe UI"/>
      <w:sz w:val="18"/>
      <w:szCs w:val="18"/>
    </w:rPr>
  </w:style>
  <w:style w:type="paragraph" w:styleId="Prrafodelista">
    <w:name w:val="List Paragraph"/>
    <w:basedOn w:val="Normal"/>
    <w:uiPriority w:val="34"/>
    <w:qFormat/>
    <w:rsid w:val="00B36CDF"/>
    <w:pPr>
      <w:ind w:left="720"/>
      <w:contextualSpacing/>
    </w:pPr>
  </w:style>
  <w:style w:type="character" w:styleId="Textodelmarcadordeposicin">
    <w:name w:val="Placeholder Text"/>
    <w:basedOn w:val="Fuentedeprrafopredeter"/>
    <w:uiPriority w:val="99"/>
    <w:semiHidden/>
    <w:rsid w:val="00C81D07"/>
    <w:rPr>
      <w:color w:val="808080"/>
    </w:rPr>
  </w:style>
  <w:style w:type="table" w:styleId="Tablaconcuadrcula">
    <w:name w:val="Table Grid"/>
    <w:basedOn w:val="Tablanormal"/>
    <w:uiPriority w:val="39"/>
    <w:rsid w:val="00C82659"/>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C8265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decomentario">
    <w:name w:val="annotation reference"/>
    <w:basedOn w:val="Fuentedeprrafopredeter"/>
    <w:uiPriority w:val="99"/>
    <w:semiHidden/>
    <w:unhideWhenUsed/>
    <w:rsid w:val="003621D9"/>
    <w:rPr>
      <w:sz w:val="16"/>
      <w:szCs w:val="16"/>
    </w:rPr>
  </w:style>
  <w:style w:type="paragraph" w:styleId="Textocomentario">
    <w:name w:val="annotation text"/>
    <w:basedOn w:val="Normal"/>
    <w:link w:val="TextocomentarioCar"/>
    <w:uiPriority w:val="99"/>
    <w:semiHidden/>
    <w:unhideWhenUsed/>
    <w:rsid w:val="003621D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621D9"/>
    <w:rPr>
      <w:sz w:val="20"/>
      <w:szCs w:val="20"/>
    </w:rPr>
  </w:style>
  <w:style w:type="paragraph" w:styleId="Asuntodelcomentario">
    <w:name w:val="annotation subject"/>
    <w:basedOn w:val="Textocomentario"/>
    <w:next w:val="Textocomentario"/>
    <w:link w:val="AsuntodelcomentarioCar"/>
    <w:uiPriority w:val="99"/>
    <w:semiHidden/>
    <w:unhideWhenUsed/>
    <w:rsid w:val="003621D9"/>
    <w:rPr>
      <w:b/>
      <w:bCs/>
    </w:rPr>
  </w:style>
  <w:style w:type="character" w:customStyle="1" w:styleId="AsuntodelcomentarioCar">
    <w:name w:val="Asunto del comentario Car"/>
    <w:basedOn w:val="TextocomentarioCar"/>
    <w:link w:val="Asuntodelcomentario"/>
    <w:uiPriority w:val="99"/>
    <w:semiHidden/>
    <w:rsid w:val="003621D9"/>
    <w:rPr>
      <w:b/>
      <w:bCs/>
      <w:sz w:val="20"/>
      <w:szCs w:val="20"/>
    </w:rPr>
  </w:style>
  <w:style w:type="paragraph" w:styleId="Bibliografa">
    <w:name w:val="Bibliography"/>
    <w:basedOn w:val="Normal"/>
    <w:next w:val="Normal"/>
    <w:uiPriority w:val="37"/>
    <w:unhideWhenUsed/>
    <w:rsid w:val="00E317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848699">
      <w:bodyDiv w:val="1"/>
      <w:marLeft w:val="0"/>
      <w:marRight w:val="0"/>
      <w:marTop w:val="0"/>
      <w:marBottom w:val="0"/>
      <w:divBdr>
        <w:top w:val="none" w:sz="0" w:space="0" w:color="auto"/>
        <w:left w:val="none" w:sz="0" w:space="0" w:color="auto"/>
        <w:bottom w:val="none" w:sz="0" w:space="0" w:color="auto"/>
        <w:right w:val="none" w:sz="0" w:space="0" w:color="auto"/>
      </w:divBdr>
    </w:div>
    <w:div w:id="711424780">
      <w:bodyDiv w:val="1"/>
      <w:marLeft w:val="0"/>
      <w:marRight w:val="0"/>
      <w:marTop w:val="0"/>
      <w:marBottom w:val="0"/>
      <w:divBdr>
        <w:top w:val="none" w:sz="0" w:space="0" w:color="auto"/>
        <w:left w:val="none" w:sz="0" w:space="0" w:color="auto"/>
        <w:bottom w:val="none" w:sz="0" w:space="0" w:color="auto"/>
        <w:right w:val="none" w:sz="0" w:space="0" w:color="auto"/>
      </w:divBdr>
    </w:div>
    <w:div w:id="774398541">
      <w:bodyDiv w:val="1"/>
      <w:marLeft w:val="0"/>
      <w:marRight w:val="0"/>
      <w:marTop w:val="0"/>
      <w:marBottom w:val="0"/>
      <w:divBdr>
        <w:top w:val="none" w:sz="0" w:space="0" w:color="auto"/>
        <w:left w:val="none" w:sz="0" w:space="0" w:color="auto"/>
        <w:bottom w:val="none" w:sz="0" w:space="0" w:color="auto"/>
        <w:right w:val="none" w:sz="0" w:space="0" w:color="auto"/>
      </w:divBdr>
    </w:div>
    <w:div w:id="1057360817">
      <w:bodyDiv w:val="1"/>
      <w:marLeft w:val="0"/>
      <w:marRight w:val="0"/>
      <w:marTop w:val="0"/>
      <w:marBottom w:val="0"/>
      <w:divBdr>
        <w:top w:val="none" w:sz="0" w:space="0" w:color="auto"/>
        <w:left w:val="none" w:sz="0" w:space="0" w:color="auto"/>
        <w:bottom w:val="none" w:sz="0" w:space="0" w:color="auto"/>
        <w:right w:val="none" w:sz="0" w:space="0" w:color="auto"/>
      </w:divBdr>
    </w:div>
    <w:div w:id="1483424307">
      <w:bodyDiv w:val="1"/>
      <w:marLeft w:val="0"/>
      <w:marRight w:val="0"/>
      <w:marTop w:val="0"/>
      <w:marBottom w:val="0"/>
      <w:divBdr>
        <w:top w:val="none" w:sz="0" w:space="0" w:color="auto"/>
        <w:left w:val="none" w:sz="0" w:space="0" w:color="auto"/>
        <w:bottom w:val="none" w:sz="0" w:space="0" w:color="auto"/>
        <w:right w:val="none" w:sz="0" w:space="0" w:color="auto"/>
      </w:divBdr>
    </w:div>
    <w:div w:id="1702242591">
      <w:bodyDiv w:val="1"/>
      <w:marLeft w:val="0"/>
      <w:marRight w:val="0"/>
      <w:marTop w:val="0"/>
      <w:marBottom w:val="0"/>
      <w:divBdr>
        <w:top w:val="none" w:sz="0" w:space="0" w:color="auto"/>
        <w:left w:val="none" w:sz="0" w:space="0" w:color="auto"/>
        <w:bottom w:val="none" w:sz="0" w:space="0" w:color="auto"/>
        <w:right w:val="none" w:sz="0" w:space="0" w:color="auto"/>
      </w:divBdr>
    </w:div>
    <w:div w:id="1743477985">
      <w:bodyDiv w:val="1"/>
      <w:marLeft w:val="0"/>
      <w:marRight w:val="0"/>
      <w:marTop w:val="0"/>
      <w:marBottom w:val="0"/>
      <w:divBdr>
        <w:top w:val="none" w:sz="0" w:space="0" w:color="auto"/>
        <w:left w:val="none" w:sz="0" w:space="0" w:color="auto"/>
        <w:bottom w:val="none" w:sz="0" w:space="0" w:color="auto"/>
        <w:right w:val="none" w:sz="0" w:space="0" w:color="auto"/>
      </w:divBdr>
    </w:div>
    <w:div w:id="1961718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8.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pn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comments" Target="comments.xml"/><Relationship Id="rId10" Type="http://schemas.openxmlformats.org/officeDocument/2006/relationships/image" Target="media/image2.gif"/><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des16</b:Tag>
    <b:SourceType>DocumentFromInternetSite</b:SourceType>
    <b:Guid>{3E03B6BE-1CEA-4960-B380-0749C56F12E6}</b:Guid>
    <b:Author>
      <b:Author>
        <b:NameList>
          <b:Person>
            <b:Last>desconocido</b:Last>
          </b:Person>
        </b:NameList>
      </b:Author>
    </b:Author>
    <b:Title>CONTROL-PID</b:Title>
    <b:YearAccessed>2016</b:YearAccessed>
    <b:MonthAccessed>05</b:MonthAccessed>
    <b:DayAccessed>03</b:DayAccessed>
    <b:URL>http://control-pid.wikispaces.com/</b:URL>
    <b:RefOrder>1</b:RefOrder>
  </b:Source>
  <b:Source>
    <b:Tag>des161</b:Tag>
    <b:SourceType>DocumentFromInternetSite</b:SourceType>
    <b:Guid>{203D0FB6-0A19-4649-996F-D8055247BE5F}</b:Guid>
    <b:Author>
      <b:Author>
        <b:NameList>
          <b:Person>
            <b:Last>desconosido</b:Last>
          </b:Person>
        </b:NameList>
      </b:Author>
    </b:Author>
    <b:Title>arduino</b:Title>
    <b:YearAccessed>2016</b:YearAccessed>
    <b:MonthAccessed>05</b:MonthAccessed>
    <b:DayAccessed>04</b:DayAccessed>
    <b:URL>https://www.arduino.cc/en/Main/ArduinoBoardUno</b:URL>
    <b:RefOrder>2</b:RefOrder>
  </b:Source>
  <b:Source>
    <b:Tag>Tim16</b:Tag>
    <b:SourceType>DocumentFromInternetSite</b:SourceType>
    <b:Guid>{C2DD4B96-3F09-46F9-BB85-1BD1949022CA}</b:Guid>
    <b:Author>
      <b:Author>
        <b:NameList>
          <b:Person>
            <b:Last>Hirzel</b:Last>
            <b:First>Timothy</b:First>
          </b:Person>
        </b:NameList>
      </b:Author>
    </b:Author>
    <b:Title>arduino</b:Title>
    <b:YearAccessed>2016</b:YearAccessed>
    <b:MonthAccessed>05</b:MonthAccessed>
    <b:DayAccessed>04</b:DayAccessed>
    <b:URL>https://www.arduino.cc/en/Tutorial/PWM</b:URL>
    <b:RefOrder>3</b:RefOrder>
  </b:Source>
</b:Sources>
</file>

<file path=customXml/itemProps1.xml><?xml version="1.0" encoding="utf-8"?>
<ds:datastoreItem xmlns:ds="http://schemas.openxmlformats.org/officeDocument/2006/customXml" ds:itemID="{F01F86CB-9FBB-449B-B8FF-4C25CF2A9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733</TotalTime>
  <Pages>9</Pages>
  <Words>2357</Words>
  <Characters>12964</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BENAVIDES</dc:creator>
  <cp:keywords/>
  <dc:description/>
  <cp:lastModifiedBy>Gerardo Lopez</cp:lastModifiedBy>
  <cp:revision>13</cp:revision>
  <dcterms:created xsi:type="dcterms:W3CDTF">2016-05-02T03:36:00Z</dcterms:created>
  <dcterms:modified xsi:type="dcterms:W3CDTF">2016-05-16T18:29:00Z</dcterms:modified>
</cp:coreProperties>
</file>